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4800" w:rsidRDefault="00AA0CAC" w:rsidP="0021646F">
      <w:pPr>
        <w:spacing w:after="0"/>
        <w:rPr>
          <w:rFonts w:ascii="Arial" w:hAnsi="Arial" w:cs="Arial"/>
          <w:b/>
          <w:sz w:val="20"/>
          <w:szCs w:val="20"/>
        </w:rPr>
      </w:pPr>
      <w:r w:rsidRPr="006075CE">
        <w:rPr>
          <w:rFonts w:ascii="Arial" w:hAnsi="Arial" w:cs="Arial"/>
          <w:b/>
          <w:sz w:val="20"/>
          <w:szCs w:val="20"/>
        </w:rPr>
        <w:t>Title: (IPGA) Gramene: Exploring Function Through Comparative Genomics and Network Analysis</w:t>
      </w:r>
    </w:p>
    <w:p w:rsidR="007A1BD6" w:rsidRDefault="007A1BD6" w:rsidP="0021646F">
      <w:pPr>
        <w:spacing w:after="0"/>
        <w:rPr>
          <w:rFonts w:ascii="Arial" w:hAnsi="Arial" w:cs="Arial"/>
          <w:b/>
          <w:sz w:val="20"/>
          <w:szCs w:val="20"/>
        </w:rPr>
      </w:pPr>
    </w:p>
    <w:p w:rsidR="00B94800" w:rsidRPr="007A1BD6" w:rsidRDefault="007A1BD6" w:rsidP="0021646F">
      <w:pPr>
        <w:spacing w:after="0"/>
        <w:rPr>
          <w:rFonts w:ascii="Arial" w:hAnsi="Arial" w:cs="Arial"/>
          <w:b/>
          <w:sz w:val="20"/>
          <w:szCs w:val="20"/>
        </w:rPr>
      </w:pPr>
      <w:r w:rsidRPr="007A1BD6">
        <w:rPr>
          <w:rFonts w:ascii="Arial" w:hAnsi="Arial" w:cs="Arial"/>
          <w:b/>
          <w:sz w:val="20"/>
          <w:szCs w:val="20"/>
        </w:rPr>
        <w:t>RELEVANCE AND JUSTIFICATION</w:t>
      </w:r>
    </w:p>
    <w:p w:rsidR="00E76977" w:rsidRDefault="00E76977" w:rsidP="00E76977">
      <w:pPr>
        <w:spacing w:before="120" w:after="100"/>
        <w:rPr>
          <w:rFonts w:ascii="Arial" w:hAnsi="Arial" w:cs="Arial"/>
          <w:sz w:val="20"/>
          <w:szCs w:val="20"/>
        </w:rPr>
      </w:pPr>
      <w:r w:rsidRPr="000D04E0">
        <w:rPr>
          <w:rFonts w:ascii="Arial" w:hAnsi="Arial" w:cs="Arial"/>
          <w:sz w:val="20"/>
          <w:szCs w:val="20"/>
        </w:rPr>
        <w:t xml:space="preserve">The opportunity to understand plant growth, development, and responses to environment has increased dramatically with the publication of full genome sequences </w:t>
      </w:r>
      <w:r w:rsidRPr="00E30E3B">
        <w:rPr>
          <w:rFonts w:ascii="Arial" w:hAnsi="Arial" w:cs="Arial"/>
          <w:sz w:val="20"/>
          <w:szCs w:val="20"/>
        </w:rPr>
        <w:t xml:space="preserve">of </w:t>
      </w:r>
      <w:r w:rsidRPr="00E30E3B">
        <w:rPr>
          <w:rFonts w:ascii="Arial" w:hAnsi="Arial" w:cs="Arial"/>
          <w:i/>
          <w:sz w:val="20"/>
          <w:szCs w:val="20"/>
        </w:rPr>
        <w:t>Arabidopsis thaliana</w:t>
      </w:r>
      <w:r w:rsidR="00BF6FE4">
        <w:rPr>
          <w:rFonts w:ascii="Arial" w:hAnsi="Arial" w:cs="Arial"/>
          <w:sz w:val="20"/>
          <w:szCs w:val="20"/>
        </w:rPr>
        <w:fldChar w:fldCharType="begin">
          <w:fldData xml:space="preserve">PEVuZE5vdGU+PENpdGU+PEF1dGhvcj5BR0k8L0F1dGhvcj48WWVhcj4yMDAwPC9ZZWFyPjxSZWNO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</w:fldData>
        </w:fldChar>
      </w:r>
      <w:r>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PEVuZE5vdGU+PENpdGU+PEF1dGhvcj5BR0k8L0F1dGhvcj48WWVhcj4yMDAwPC9ZZWFyPjxSZWNO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</w:fldData>
        </w:fldChar>
      </w:r>
      <w:r>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Pr="00895897">
        <w:rPr>
          <w:rFonts w:ascii="Arial" w:hAnsi="Arial" w:cs="Arial"/>
          <w:sz w:val="20"/>
          <w:szCs w:val="20"/>
          <w:vertAlign w:val="superscript"/>
        </w:rPr>
        <w:t>1</w:t>
      </w:r>
      <w:r w:rsidR="00BF6FE4">
        <w:rPr>
          <w:rFonts w:ascii="Arial" w:hAnsi="Arial" w:cs="Arial"/>
          <w:sz w:val="20"/>
          <w:szCs w:val="20"/>
        </w:rPr>
        <w:fldChar w:fldCharType="end"/>
      </w:r>
      <w:r w:rsidRPr="00E30E3B">
        <w:rPr>
          <w:rFonts w:ascii="Arial" w:hAnsi="Arial" w:cs="Arial"/>
          <w:sz w:val="20"/>
          <w:szCs w:val="20"/>
        </w:rPr>
        <w:t>, rice</w:t>
      </w:r>
      <w:r w:rsidR="00BF6FE4">
        <w:rPr>
          <w:rFonts w:ascii="Arial" w:hAnsi="Arial" w:cs="Arial"/>
          <w:sz w:val="20"/>
          <w:szCs w:val="20"/>
        </w:rPr>
        <w:fldChar w:fldCharType="begin"/>
      </w:r>
      <w:r>
        <w:rPr>
          <w:rFonts w:ascii="Arial" w:hAnsi="Arial" w:cs="Arial"/>
          <w:sz w:val="20"/>
          <w:szCs w:val="20"/>
        </w:rPr>
        <w:instrText xml:space="preserve"> ADDIN EN.CITE &lt;EndNote&gt;&lt;Cite&gt;&lt;Author&gt;IRGSP&lt;/Author&gt;&lt;Year&gt;2005&lt;/Year&gt;&lt;RecNum&gt;2&lt;/RecNum&gt;&lt;record&gt;&lt;rec-number&gt;2&lt;/rec-number&gt;&lt;foreign-keys&gt;&lt;key app="EN" db-id="p90xfdxr0d9z96extd1xvz2e02ast52rvfee"&gt;2&lt;/key&gt;&lt;/foreign-keys&gt;&lt;ref-type name="Journal Article"&gt;17&lt;/ref-type&gt;&lt;contributors&gt;&lt;authors&gt;&lt;author&gt;IRGSP&lt;/author&gt;&lt;/authors&gt;&lt;/contributors&gt;&lt;titles&gt;&lt;title&gt;The map-based sequence of the rice genome&lt;/title&gt;&lt;secondary-title&gt;Nature&lt;/secondary-title&gt;&lt;/titles&gt;&lt;periodical&gt;&lt;full-title&gt;Nature&lt;/full-title&gt;&lt;/periodical&gt;&lt;pages&gt;793-800&lt;/pages&gt;&lt;volume&gt;436&lt;/volume&gt;&lt;dates&gt;&lt;year&gt;2005&lt;/year&gt;&lt;/dates&gt;&lt;urls&gt;&lt;related-urls&gt;&lt;url&gt;http://www.nature.com/nature/journal/v436/n7052/full/nature03895.html&lt;/url&gt;&lt;/related-urls&gt;&lt;/urls&gt;&lt;/record&gt;&lt;/Cite&gt;&lt;/EndNote&gt;</w:instrText>
      </w:r>
      <w:r w:rsidR="00BF6FE4">
        <w:rPr>
          <w:rFonts w:ascii="Arial" w:hAnsi="Arial" w:cs="Arial"/>
          <w:sz w:val="20"/>
          <w:szCs w:val="20"/>
        </w:rPr>
        <w:fldChar w:fldCharType="separate"/>
      </w:r>
      <w:r w:rsidRPr="00895897">
        <w:rPr>
          <w:rFonts w:ascii="Arial" w:hAnsi="Arial" w:cs="Arial"/>
          <w:sz w:val="20"/>
          <w:szCs w:val="20"/>
          <w:vertAlign w:val="superscript"/>
        </w:rPr>
        <w:t>2</w:t>
      </w:r>
      <w:r w:rsidR="00BF6FE4">
        <w:rPr>
          <w:rFonts w:ascii="Arial" w:hAnsi="Arial" w:cs="Arial"/>
          <w:sz w:val="20"/>
          <w:szCs w:val="20"/>
        </w:rPr>
        <w:fldChar w:fldCharType="end"/>
      </w:r>
      <w:r w:rsidRPr="00E30E3B">
        <w:rPr>
          <w:rFonts w:ascii="Arial" w:hAnsi="Arial" w:cs="Arial"/>
          <w:sz w:val="20"/>
          <w:szCs w:val="20"/>
        </w:rPr>
        <w:t>, poplar</w:t>
      </w:r>
      <w:r w:rsidR="00BF6FE4">
        <w:rPr>
          <w:rFonts w:ascii="Arial" w:hAnsi="Arial" w:cs="Arial"/>
          <w:sz w:val="20"/>
          <w:szCs w:val="20"/>
        </w:rPr>
        <w:fldChar w:fldCharType="begin">
          <w:fldData xml:space="preserve">PEVuZE5vdGU+PENpdGU+PEF1dGhvcj5UdXNrYW48L0F1dGhvcj48WWVhcj4yMDA2PC9ZZWFyPjxS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</w:fldData>
        </w:fldChar>
      </w:r>
      <w:r>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PEVuZE5vdGU+PENpdGU+PEF1dGhvcj5UdXNrYW48L0F1dGhvcj48WWVhcj4yMDA2PC9ZZWFyPjxS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</w:fldData>
        </w:fldChar>
      </w:r>
      <w:r>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Pr="00895897">
        <w:rPr>
          <w:rFonts w:ascii="Arial" w:hAnsi="Arial" w:cs="Arial"/>
          <w:sz w:val="20"/>
          <w:szCs w:val="20"/>
          <w:vertAlign w:val="superscript"/>
        </w:rPr>
        <w:t>3</w:t>
      </w:r>
      <w:r w:rsidR="00BF6FE4">
        <w:rPr>
          <w:rFonts w:ascii="Arial" w:hAnsi="Arial" w:cs="Arial"/>
          <w:sz w:val="20"/>
          <w:szCs w:val="20"/>
        </w:rPr>
        <w:fldChar w:fldCharType="end"/>
      </w:r>
      <w:r w:rsidRPr="00E30E3B">
        <w:rPr>
          <w:rFonts w:ascii="Arial" w:hAnsi="Arial" w:cs="Arial"/>
          <w:sz w:val="20"/>
          <w:szCs w:val="20"/>
        </w:rPr>
        <w:t>, grape</w:t>
      </w:r>
      <w:r w:rsidR="00BF6FE4">
        <w:rPr>
          <w:rFonts w:ascii="Arial" w:hAnsi="Arial" w:cs="Arial"/>
          <w:sz w:val="20"/>
          <w:szCs w:val="20"/>
        </w:rPr>
        <w:fldChar w:fldCharType="begin"/>
      </w:r>
      <w:r>
        <w:rPr>
          <w:rFonts w:ascii="Arial" w:hAnsi="Arial" w:cs="Arial"/>
          <w:sz w:val="20"/>
          <w:szCs w:val="20"/>
        </w:rPr>
        <w:instrText xml:space="preserve"> ADDIN EN.CITE &lt;EndNote&gt;&lt;Cite&gt;&lt;Author&gt;Travis&lt;/Author&gt;&lt;Year&gt;2008&lt;/Year&gt;&lt;RecNum&gt;4&lt;/RecNum&gt;&lt;record&gt;&lt;rec-number&gt;4&lt;/rec-number&gt;&lt;foreign-keys&gt;&lt;key app="EN" db-id="p90xfdxr0d9z96extd1xvz2e02ast52rvfee"&gt;4&lt;/key&gt;&lt;/foreign-keys&gt;&lt;ref-type name="Journal Article"&gt;17&lt;/ref-type&gt;&lt;contributors&gt;&lt;authors&gt;&lt;author&gt;Travis, J.&lt;/author&gt;&lt;/authors&gt;&lt;/contributors&gt;&lt;titles&gt;&lt;title&gt;Uncorking the grape genome&lt;/title&gt;&lt;secondary-title&gt;Science&lt;/secondary-title&gt;&lt;/titles&gt;&lt;periodical&gt;&lt;full-title&gt;Science&lt;/full-title&gt;&lt;/periodical&gt;&lt;pages&gt;475-7&lt;/pages&gt;&lt;volume&gt;320&lt;/volume&gt;&lt;number&gt;5875&lt;/number&gt;&lt;edition&gt;2008/04/26&lt;/edition&gt;&lt;keywords&gt;&lt;keyword&gt;Crosses, Genetic&lt;/keyword&gt;&lt;keyword&gt;France&lt;/keyword&gt;&lt;keyword&gt;Genes, Plant&lt;/keyword&gt;&lt;keyword&gt;*Genome, Plant&lt;/keyword&gt;&lt;keyword&gt;International Cooperation&lt;/keyword&gt;&lt;keyword&gt;Italy&lt;/keyword&gt;&lt;keyword&gt;Microsatellite Repeats&lt;/keyword&gt;&lt;keyword&gt;Plant Diseases&lt;/keyword&gt;&lt;keyword&gt;Plants, Genetically Modified&lt;/keyword&gt;&lt;keyword&gt;Sequence Analysis, DNA&lt;/keyword&gt;&lt;keyword&gt;Vitis/*genetics&lt;/keyword&gt;&lt;keyword&gt;*Wine&lt;/keyword&gt;&lt;/keywords&gt;&lt;dates&gt;&lt;year&gt;2008&lt;/year&gt;&lt;pub-dates&gt;&lt;date&gt;Apr 25&lt;/date&gt;&lt;/pub-dates&gt;&lt;/dates&gt;&lt;isbn&gt;1095-9203 (Electronic)&amp;#xD;0036-8075 (Linking)&lt;/isbn&gt;&lt;accession-num&gt;18436772&lt;/accession-num&gt;&lt;urls&gt;&lt;related-urls&gt;&lt;url&gt;http://www.ncbi.nlm.nih.gov/entrez/query.fcgi?cmd=Retrieve&amp;amp;db=PubMed&amp;amp;dopt=Citation&amp;amp;list_uids=18436772&lt;/url&gt;&lt;/related-urls&gt;&lt;/urls&gt;&lt;electronic-resource-num&gt;320/5875/475 [pii]&amp;#xD;10.1126/science.320.5875.475&lt;/electronic-resource-num&gt;&lt;language&gt;eng&lt;/language&gt;&lt;/record&gt;&lt;/Cite&gt;&lt;/EndNote&gt;</w:instrText>
      </w:r>
      <w:r w:rsidR="00BF6FE4">
        <w:rPr>
          <w:rFonts w:ascii="Arial" w:hAnsi="Arial" w:cs="Arial"/>
          <w:sz w:val="20"/>
          <w:szCs w:val="20"/>
        </w:rPr>
        <w:fldChar w:fldCharType="separate"/>
      </w:r>
      <w:r w:rsidRPr="00895897">
        <w:rPr>
          <w:rFonts w:ascii="Arial" w:hAnsi="Arial" w:cs="Arial"/>
          <w:sz w:val="20"/>
          <w:szCs w:val="20"/>
          <w:vertAlign w:val="superscript"/>
        </w:rPr>
        <w:t>4</w:t>
      </w:r>
      <w:r w:rsidR="00BF6FE4">
        <w:rPr>
          <w:rFonts w:ascii="Arial" w:hAnsi="Arial" w:cs="Arial"/>
          <w:sz w:val="20"/>
          <w:szCs w:val="20"/>
        </w:rPr>
        <w:fldChar w:fldCharType="end"/>
      </w:r>
      <w:r w:rsidRPr="00E30E3B">
        <w:rPr>
          <w:rFonts w:ascii="Arial" w:hAnsi="Arial" w:cs="Arial"/>
          <w:sz w:val="20"/>
          <w:szCs w:val="20"/>
        </w:rPr>
        <w:t>, sorghum</w:t>
      </w:r>
      <w:r w:rsidR="00BF6FE4">
        <w:rPr>
          <w:rFonts w:ascii="Arial" w:hAnsi="Arial" w:cs="Arial"/>
          <w:sz w:val="20"/>
          <w:szCs w:val="20"/>
        </w:rPr>
        <w:fldChar w:fldCharType="begin">
          <w:fldData xml:space="preserve">PEVuZE5vdGU+PENpdGU+PEF1dGhvcj5QYXRlcnNvbjwvQXV0aG9yPjxZZWFyPjIwMDk8L1llYXI+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==
</w:fldData>
        </w:fldChar>
      </w:r>
      <w:r>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PEVuZE5vdGU+PENpdGU+PEF1dGhvcj5QYXRlcnNvbjwvQXV0aG9yPjxZZWFyPjIwMDk8L1llYXI+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==
</w:fldData>
        </w:fldChar>
      </w:r>
      <w:r>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Pr="00895897">
        <w:rPr>
          <w:rFonts w:ascii="Arial" w:hAnsi="Arial" w:cs="Arial"/>
          <w:sz w:val="20"/>
          <w:szCs w:val="20"/>
          <w:vertAlign w:val="superscript"/>
        </w:rPr>
        <w:t>5</w:t>
      </w:r>
      <w:r w:rsidR="00BF6FE4">
        <w:rPr>
          <w:rFonts w:ascii="Arial" w:hAnsi="Arial" w:cs="Arial"/>
          <w:sz w:val="20"/>
          <w:szCs w:val="20"/>
        </w:rPr>
        <w:fldChar w:fldCharType="end"/>
      </w:r>
      <w:r w:rsidRPr="00E30E3B">
        <w:rPr>
          <w:rFonts w:ascii="Arial" w:hAnsi="Arial" w:cs="Arial"/>
          <w:sz w:val="20"/>
          <w:szCs w:val="20"/>
        </w:rPr>
        <w:t xml:space="preserve">, </w:t>
      </w:r>
      <w:r w:rsidRPr="00E30E3B">
        <w:rPr>
          <w:rFonts w:ascii="Arial" w:hAnsi="Arial" w:cs="Arial"/>
          <w:i/>
          <w:sz w:val="20"/>
          <w:szCs w:val="20"/>
        </w:rPr>
        <w:t>Brachypodium distachyon</w:t>
      </w:r>
      <w:r w:rsidR="00BF6FE4">
        <w:rPr>
          <w:rFonts w:ascii="Arial" w:hAnsi="Arial" w:cs="Arial"/>
          <w:sz w:val="20"/>
          <w:szCs w:val="20"/>
        </w:rPr>
        <w:fldChar w:fldCharType="begin">
          <w:fldData xml:space="preserve">PEVuZE5vdGU+PENpdGU+PEF1dGhvcj5JQkk8L0F1dGhvcj48WWVhcj4yMDEwPC9ZZWFyPjxSZWNO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==
</w:fldData>
        </w:fldChar>
      </w:r>
      <w:r>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PEVuZE5vdGU+PENpdGU+PEF1dGhvcj5JQkk8L0F1dGhvcj48WWVhcj4yMDEwPC9ZZWFyPjxSZWNO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==
</w:fldData>
        </w:fldChar>
      </w:r>
      <w:r>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Pr="00895897">
        <w:rPr>
          <w:rFonts w:ascii="Arial" w:hAnsi="Arial" w:cs="Arial"/>
          <w:sz w:val="20"/>
          <w:szCs w:val="20"/>
          <w:vertAlign w:val="superscript"/>
        </w:rPr>
        <w:t>6,7</w:t>
      </w:r>
      <w:r w:rsidR="00BF6FE4">
        <w:rPr>
          <w:rFonts w:ascii="Arial" w:hAnsi="Arial" w:cs="Arial"/>
          <w:sz w:val="20"/>
          <w:szCs w:val="20"/>
        </w:rPr>
        <w:fldChar w:fldCharType="end"/>
      </w:r>
      <w:r w:rsidRPr="00E30E3B">
        <w:rPr>
          <w:rFonts w:ascii="Arial" w:hAnsi="Arial" w:cs="Arial"/>
          <w:sz w:val="20"/>
          <w:szCs w:val="20"/>
        </w:rPr>
        <w:t>, maize</w:t>
      </w:r>
      <w:r w:rsidR="00BF6FE4">
        <w:rPr>
          <w:rFonts w:ascii="Arial" w:hAnsi="Arial" w:cs="Arial"/>
          <w:sz w:val="20"/>
          <w:szCs w:val="20"/>
        </w:rPr>
        <w:fldChar w:fldCharType="begin">
          <w:fldData xml:space="preserve">PEVuZE5vdGU+PENpdGU+PEF1dGhvcj5TY2huYWJsZTwvQXV0aG9yPjxZZWFyPjIwMDk8L1llYXI+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</w:fldData>
        </w:fldChar>
      </w:r>
      <w:r>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PEVuZE5vdGU+PENpdGU+PEF1dGhvcj5TY2huYWJsZTwvQXV0aG9yPjxZZWFyPjIwMDk8L1llYXI+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</w:fldData>
        </w:fldChar>
      </w:r>
      <w:r>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Pr="00895897">
        <w:rPr>
          <w:rFonts w:ascii="Arial" w:hAnsi="Arial" w:cs="Arial"/>
          <w:sz w:val="20"/>
          <w:szCs w:val="20"/>
          <w:vertAlign w:val="superscript"/>
        </w:rPr>
        <w:t>7</w:t>
      </w:r>
      <w:r w:rsidR="00BF6FE4">
        <w:rPr>
          <w:rFonts w:ascii="Arial" w:hAnsi="Arial" w:cs="Arial"/>
          <w:sz w:val="20"/>
          <w:szCs w:val="20"/>
        </w:rPr>
        <w:fldChar w:fldCharType="end"/>
      </w:r>
      <w:r w:rsidRPr="00E30E3B">
        <w:rPr>
          <w:rFonts w:ascii="Arial" w:hAnsi="Arial" w:cs="Arial"/>
          <w:sz w:val="20"/>
          <w:szCs w:val="20"/>
        </w:rPr>
        <w:t>, soybean</w:t>
      </w:r>
      <w:r w:rsidR="00BF6FE4">
        <w:rPr>
          <w:rFonts w:ascii="Arial" w:hAnsi="Arial" w:cs="Arial"/>
          <w:sz w:val="20"/>
          <w:szCs w:val="20"/>
        </w:rPr>
        <w:fldChar w:fldCharType="begin">
          <w:fldData xml:space="preserve">PEVuZE5vdGU+PENpdGU+PEF1dGhvcj5LaW08L0F1dGhvcj48WWVhcj4yMDEwPC9ZZWFyPjxSZWNO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</w:fldData>
        </w:fldChar>
      </w:r>
      <w:r>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PEVuZE5vdGU+PENpdGU+PEF1dGhvcj5LaW08L0F1dGhvcj48WWVhcj4yMDEwPC9ZZWFyPjxSZWNO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</w:fldData>
        </w:fldChar>
      </w:r>
      <w:r>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Pr="00895897">
        <w:rPr>
          <w:rFonts w:ascii="Arial" w:hAnsi="Arial" w:cs="Arial"/>
          <w:sz w:val="20"/>
          <w:szCs w:val="20"/>
          <w:vertAlign w:val="superscript"/>
        </w:rPr>
        <w:t>8</w:t>
      </w:r>
      <w:r w:rsidR="00BF6FE4">
        <w:rPr>
          <w:rFonts w:ascii="Arial" w:hAnsi="Arial" w:cs="Arial"/>
          <w:sz w:val="20"/>
          <w:szCs w:val="20"/>
        </w:rPr>
        <w:fldChar w:fldCharType="end"/>
      </w:r>
      <w:r w:rsidRPr="00E30E3B">
        <w:rPr>
          <w:rFonts w:ascii="Arial" w:hAnsi="Arial" w:cs="Arial"/>
          <w:sz w:val="20"/>
          <w:szCs w:val="20"/>
        </w:rPr>
        <w:t xml:space="preserve">, </w:t>
      </w:r>
      <w:r w:rsidRPr="006075CE">
        <w:rPr>
          <w:rFonts w:ascii="Arial" w:hAnsi="Arial" w:cs="Arial"/>
          <w:sz w:val="20"/>
          <w:szCs w:val="20"/>
        </w:rPr>
        <w:t>strawberry</w:t>
      </w:r>
      <w:r w:rsidR="00BF6FE4">
        <w:rPr>
          <w:rFonts w:ascii="Arial" w:hAnsi="Arial" w:cs="Arial"/>
          <w:sz w:val="20"/>
          <w:szCs w:val="20"/>
        </w:rPr>
        <w:fldChar w:fldCharType="begin">
          <w:fldData xml:space="preserve">PEVuZE5vdGU+PENpdGU+PEF1dGhvcj5TaHVsYWV2PC9BdXRob3I+PFllYXI+MjAxMDwvWWVhcj48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</w:fldData>
        </w:fldChar>
      </w:r>
      <w:r>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PEVuZE5vdGU+PENpdGU+PEF1dGhvcj5TaHVsYWV2PC9BdXRob3I+PFllYXI+MjAxMDwvWWVhcj48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</w:fldData>
        </w:fldChar>
      </w:r>
      <w:r>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Pr="00895897">
        <w:rPr>
          <w:rFonts w:ascii="Arial" w:hAnsi="Arial" w:cs="Arial"/>
          <w:sz w:val="20"/>
          <w:szCs w:val="20"/>
          <w:vertAlign w:val="superscript"/>
        </w:rPr>
        <w:t>9</w:t>
      </w:r>
      <w:r w:rsidR="00BF6FE4">
        <w:rPr>
          <w:rFonts w:ascii="Arial" w:hAnsi="Arial" w:cs="Arial"/>
          <w:sz w:val="20"/>
          <w:szCs w:val="20"/>
        </w:rPr>
        <w:fldChar w:fldCharType="end"/>
      </w:r>
      <w:r w:rsidRPr="006075CE">
        <w:rPr>
          <w:rFonts w:ascii="Arial" w:hAnsi="Arial" w:cs="Arial"/>
          <w:sz w:val="20"/>
          <w:szCs w:val="20"/>
        </w:rPr>
        <w:t>, papaya</w:t>
      </w:r>
      <w:r w:rsidR="00BF6FE4">
        <w:rPr>
          <w:rFonts w:ascii="Arial" w:hAnsi="Arial" w:cs="Arial"/>
          <w:sz w:val="20"/>
          <w:szCs w:val="20"/>
        </w:rPr>
        <w:fldChar w:fldCharType="begin">
          <w:fldData xml:space="preserve">PEVuZE5vdGU+PENpdGU+PEF1dGhvcj5NaW5nPC9BdXRob3I+PFllYXI+MjAwODwvWWVhcj48UmVj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</w:fldData>
        </w:fldChar>
      </w:r>
      <w:r>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PEVuZE5vdGU+PENpdGU+PEF1dGhvcj5NaW5nPC9BdXRob3I+PFllYXI+MjAwODwvWWVhcj48UmVj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</w:fldData>
        </w:fldChar>
      </w:r>
      <w:r>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Pr="00895897">
        <w:rPr>
          <w:rFonts w:ascii="Arial" w:hAnsi="Arial" w:cs="Arial"/>
          <w:sz w:val="20"/>
          <w:szCs w:val="20"/>
          <w:vertAlign w:val="superscript"/>
        </w:rPr>
        <w:t>10</w:t>
      </w:r>
      <w:r w:rsidR="00BF6FE4">
        <w:rPr>
          <w:rFonts w:ascii="Arial" w:hAnsi="Arial" w:cs="Arial"/>
          <w:sz w:val="20"/>
          <w:szCs w:val="20"/>
        </w:rPr>
        <w:fldChar w:fldCharType="end"/>
      </w:r>
      <w:r w:rsidRPr="006075CE">
        <w:rPr>
          <w:rFonts w:ascii="Arial" w:hAnsi="Arial" w:cs="Arial"/>
          <w:sz w:val="20"/>
          <w:szCs w:val="20"/>
        </w:rPr>
        <w:t>, cacao</w:t>
      </w:r>
      <w:r w:rsidR="00BF6FE4">
        <w:rPr>
          <w:rFonts w:ascii="Arial" w:hAnsi="Arial" w:cs="Arial"/>
          <w:sz w:val="20"/>
          <w:szCs w:val="20"/>
        </w:rPr>
        <w:fldChar w:fldCharType="begin">
          <w:fldData xml:space="preserve">PEVuZE5vdGU+PENpdGU+PEF1dGhvcj5BcmdvdXQ8L0F1dGhvcj48WWVhcj4yMDEwPC9ZZWFyPjxS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</w:fldData>
        </w:fldChar>
      </w:r>
      <w:r>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PEVuZE5vdGU+PENpdGU+PEF1dGhvcj5BcmdvdXQ8L0F1dGhvcj48WWVhcj4yMDEwPC9ZZWFyPjxS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</w:fldData>
        </w:fldChar>
      </w:r>
      <w:r>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Pr="00895897">
        <w:rPr>
          <w:rFonts w:ascii="Arial" w:hAnsi="Arial" w:cs="Arial"/>
          <w:sz w:val="20"/>
          <w:szCs w:val="20"/>
          <w:vertAlign w:val="superscript"/>
        </w:rPr>
        <w:t>11</w:t>
      </w:r>
      <w:r w:rsidR="00BF6FE4">
        <w:rPr>
          <w:rFonts w:ascii="Arial" w:hAnsi="Arial" w:cs="Arial"/>
          <w:sz w:val="20"/>
          <w:szCs w:val="20"/>
        </w:rPr>
        <w:fldChar w:fldCharType="end"/>
      </w:r>
      <w:r w:rsidRPr="006075CE">
        <w:rPr>
          <w:rFonts w:ascii="Arial" w:hAnsi="Arial" w:cs="Arial"/>
          <w:sz w:val="20"/>
          <w:szCs w:val="20"/>
        </w:rPr>
        <w:t xml:space="preserve">, and the conditional access of draft assemblies </w:t>
      </w:r>
      <w:r>
        <w:rPr>
          <w:rFonts w:ascii="Arial" w:hAnsi="Arial" w:cs="Arial"/>
          <w:sz w:val="20"/>
          <w:szCs w:val="20"/>
        </w:rPr>
        <w:t>such as</w:t>
      </w:r>
      <w:r w:rsidRPr="006075CE">
        <w:rPr>
          <w:rFonts w:ascii="Arial" w:hAnsi="Arial" w:cs="Arial"/>
          <w:sz w:val="20"/>
          <w:szCs w:val="20"/>
        </w:rPr>
        <w:t xml:space="preserve"> </w:t>
      </w:r>
      <w:r w:rsidRPr="006075CE">
        <w:rPr>
          <w:rFonts w:ascii="Arial" w:hAnsi="Arial" w:cs="Arial"/>
          <w:i/>
          <w:sz w:val="20"/>
          <w:szCs w:val="20"/>
        </w:rPr>
        <w:t>Arabidopsis lyrata,</w:t>
      </w:r>
      <w:r w:rsidRPr="006075CE">
        <w:rPr>
          <w:rFonts w:ascii="Arial" w:hAnsi="Arial" w:cs="Arial"/>
          <w:sz w:val="20"/>
          <w:szCs w:val="20"/>
        </w:rPr>
        <w:t xml:space="preserve"> sweet orange, clementine, and </w:t>
      </w:r>
      <w:r>
        <w:rPr>
          <w:rFonts w:ascii="Arial" w:hAnsi="Arial" w:cs="Arial"/>
          <w:sz w:val="20"/>
          <w:szCs w:val="20"/>
        </w:rPr>
        <w:t>e</w:t>
      </w:r>
      <w:r w:rsidRPr="00F61927">
        <w:rPr>
          <w:rFonts w:ascii="Arial" w:hAnsi="Arial" w:cs="Arial"/>
          <w:sz w:val="20"/>
          <w:szCs w:val="20"/>
        </w:rPr>
        <w:t>ucalyptus</w:t>
      </w:r>
      <w:r w:rsidR="00BF6FE4">
        <w:rPr>
          <w:rFonts w:ascii="Arial" w:hAnsi="Arial" w:cs="Arial"/>
          <w:sz w:val="20"/>
          <w:szCs w:val="20"/>
        </w:rPr>
        <w:fldChar w:fldCharType="begin">
          <w:fldData xml:space="preserve">PEVuZE5vdGU+PENpdGUgRXhjbHVkZUF1dGg9IjEiIEV4Y2x1ZGVZZWFyPSIxIj48UmVjTnVtPjEx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</w:fldData>
        </w:fldChar>
      </w:r>
      <w:r>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PEVuZE5vdGU+PENpdGUgRXhjbHVkZUF1dGg9IjEiIEV4Y2x1ZGVZZWFyPSIxIj48UmVjTnVtPjEx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</w:fldData>
        </w:fldChar>
      </w:r>
      <w:r>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Pr="00895897">
        <w:rPr>
          <w:rFonts w:ascii="Arial" w:hAnsi="Arial" w:cs="Arial"/>
          <w:sz w:val="20"/>
          <w:szCs w:val="20"/>
          <w:vertAlign w:val="superscript"/>
        </w:rPr>
        <w:t>12</w:t>
      </w:r>
      <w:r w:rsidR="00BF6FE4">
        <w:rPr>
          <w:rFonts w:ascii="Arial" w:hAnsi="Arial" w:cs="Arial"/>
          <w:sz w:val="20"/>
          <w:szCs w:val="20"/>
        </w:rPr>
        <w:fldChar w:fldCharType="end"/>
      </w:r>
      <w:r>
        <w:rPr>
          <w:rFonts w:ascii="Arial" w:hAnsi="Arial" w:cs="Arial"/>
          <w:sz w:val="20"/>
          <w:szCs w:val="20"/>
        </w:rPr>
        <w:t xml:space="preserve">. </w:t>
      </w:r>
      <w:r w:rsidRPr="006075CE">
        <w:rPr>
          <w:rFonts w:ascii="Arial" w:hAnsi="Arial" w:cs="Arial"/>
          <w:sz w:val="20"/>
          <w:szCs w:val="20"/>
        </w:rPr>
        <w:t xml:space="preserve"> Advances in genome technology provided by </w:t>
      </w:r>
      <w:r>
        <w:rPr>
          <w:rFonts w:ascii="Arial" w:hAnsi="Arial" w:cs="Arial"/>
          <w:sz w:val="20"/>
          <w:szCs w:val="20"/>
        </w:rPr>
        <w:t xml:space="preserve">industry, </w:t>
      </w:r>
      <w:r w:rsidRPr="006075CE">
        <w:rPr>
          <w:rFonts w:ascii="Arial" w:hAnsi="Arial" w:cs="Arial"/>
          <w:sz w:val="20"/>
          <w:szCs w:val="20"/>
        </w:rPr>
        <w:t>sequencing centers</w:t>
      </w:r>
      <w:r>
        <w:rPr>
          <w:rFonts w:ascii="Arial" w:hAnsi="Arial" w:cs="Arial"/>
          <w:sz w:val="20"/>
          <w:szCs w:val="20"/>
        </w:rPr>
        <w:t>,</w:t>
      </w:r>
      <w:r w:rsidRPr="006075CE">
        <w:rPr>
          <w:rFonts w:ascii="Arial" w:hAnsi="Arial" w:cs="Arial"/>
          <w:sz w:val="20"/>
          <w:szCs w:val="20"/>
        </w:rPr>
        <w:t xml:space="preserve"> and by several plant genome consortiums, make feasible the wholesale discovery of plant genes and their functions. </w:t>
      </w:r>
      <w:r>
        <w:rPr>
          <w:rFonts w:ascii="Arial" w:hAnsi="Arial" w:cs="Arial"/>
          <w:sz w:val="20"/>
          <w:szCs w:val="20"/>
        </w:rPr>
        <w:t>Since</w:t>
      </w:r>
      <w:r w:rsidRPr="006075CE">
        <w:rPr>
          <w:rFonts w:ascii="Arial" w:hAnsi="Arial" w:cs="Arial"/>
          <w:sz w:val="20"/>
          <w:szCs w:val="20"/>
        </w:rPr>
        <w:t xml:space="preserve"> </w:t>
      </w:r>
      <w:r>
        <w:rPr>
          <w:rFonts w:ascii="Arial" w:hAnsi="Arial" w:cs="Arial"/>
          <w:sz w:val="20"/>
          <w:szCs w:val="20"/>
        </w:rPr>
        <w:t>no single plant has been</w:t>
      </w:r>
      <w:r w:rsidRPr="006075CE">
        <w:rPr>
          <w:rFonts w:ascii="Arial" w:hAnsi="Arial" w:cs="Arial"/>
          <w:sz w:val="20"/>
          <w:szCs w:val="20"/>
        </w:rPr>
        <w:t xml:space="preserve"> studied in sufficient detail to know the function of all its genes</w:t>
      </w:r>
      <w:r>
        <w:rPr>
          <w:rFonts w:ascii="Arial" w:hAnsi="Arial" w:cs="Arial"/>
          <w:sz w:val="20"/>
          <w:szCs w:val="20"/>
        </w:rPr>
        <w:t xml:space="preserve">, </w:t>
      </w:r>
      <w:r w:rsidRPr="006075CE">
        <w:rPr>
          <w:rFonts w:ascii="Arial" w:hAnsi="Arial" w:cs="Arial"/>
          <w:sz w:val="20"/>
          <w:szCs w:val="20"/>
        </w:rPr>
        <w:t xml:space="preserve">scientists </w:t>
      </w:r>
      <w:r>
        <w:rPr>
          <w:rFonts w:ascii="Arial" w:hAnsi="Arial" w:cs="Arial"/>
          <w:sz w:val="20"/>
          <w:szCs w:val="20"/>
        </w:rPr>
        <w:t xml:space="preserve">must </w:t>
      </w:r>
      <w:r w:rsidRPr="006075CE">
        <w:rPr>
          <w:rFonts w:ascii="Arial" w:hAnsi="Arial" w:cs="Arial"/>
          <w:sz w:val="20"/>
          <w:szCs w:val="20"/>
        </w:rPr>
        <w:t xml:space="preserve">formulate hypotheses </w:t>
      </w:r>
      <w:r>
        <w:rPr>
          <w:rFonts w:ascii="Arial" w:hAnsi="Arial" w:cs="Arial"/>
          <w:sz w:val="20"/>
          <w:szCs w:val="20"/>
        </w:rPr>
        <w:t xml:space="preserve">based on homologous relationships to </w:t>
      </w:r>
      <w:r w:rsidRPr="006075CE">
        <w:rPr>
          <w:rFonts w:ascii="Arial" w:hAnsi="Arial" w:cs="Arial"/>
          <w:sz w:val="20"/>
          <w:szCs w:val="20"/>
        </w:rPr>
        <w:t>best reference plant models</w:t>
      </w:r>
      <w:r>
        <w:rPr>
          <w:rFonts w:ascii="Arial" w:hAnsi="Arial" w:cs="Arial"/>
          <w:sz w:val="20"/>
          <w:szCs w:val="20"/>
        </w:rPr>
        <w:t>.  Alt</w:t>
      </w:r>
      <w:r w:rsidRPr="006075CE">
        <w:rPr>
          <w:rFonts w:ascii="Arial" w:hAnsi="Arial" w:cs="Arial"/>
          <w:sz w:val="20"/>
          <w:szCs w:val="20"/>
        </w:rPr>
        <w:t xml:space="preserve">hough </w:t>
      </w:r>
      <w:r>
        <w:rPr>
          <w:rFonts w:ascii="Arial" w:hAnsi="Arial" w:cs="Arial"/>
          <w:sz w:val="20"/>
          <w:szCs w:val="20"/>
        </w:rPr>
        <w:t>there is much</w:t>
      </w:r>
      <w:r w:rsidRPr="006075CE">
        <w:rPr>
          <w:rFonts w:ascii="Arial" w:hAnsi="Arial" w:cs="Arial"/>
          <w:sz w:val="20"/>
          <w:szCs w:val="20"/>
        </w:rPr>
        <w:t xml:space="preserve"> information on well</w:t>
      </w:r>
      <w:r>
        <w:rPr>
          <w:rFonts w:ascii="Arial" w:hAnsi="Arial" w:cs="Arial"/>
          <w:sz w:val="20"/>
          <w:szCs w:val="20"/>
        </w:rPr>
        <w:t>-</w:t>
      </w:r>
      <w:r w:rsidRPr="006075CE">
        <w:rPr>
          <w:rFonts w:ascii="Arial" w:hAnsi="Arial" w:cs="Arial"/>
          <w:sz w:val="20"/>
          <w:szCs w:val="20"/>
        </w:rPr>
        <w:t xml:space="preserve">studied reference models, </w:t>
      </w:r>
      <w:r>
        <w:rPr>
          <w:rFonts w:ascii="Arial" w:hAnsi="Arial" w:cs="Arial"/>
          <w:sz w:val="20"/>
          <w:szCs w:val="20"/>
        </w:rPr>
        <w:t>it</w:t>
      </w:r>
      <w:r w:rsidRPr="006075CE">
        <w:rPr>
          <w:rFonts w:ascii="Arial" w:hAnsi="Arial" w:cs="Arial"/>
          <w:sz w:val="20"/>
          <w:szCs w:val="20"/>
        </w:rPr>
        <w:t xml:space="preserve"> is scattered </w:t>
      </w:r>
      <w:r>
        <w:rPr>
          <w:rFonts w:ascii="Arial" w:hAnsi="Arial" w:cs="Arial"/>
          <w:sz w:val="20"/>
          <w:szCs w:val="20"/>
        </w:rPr>
        <w:t>in</w:t>
      </w:r>
      <w:r w:rsidRPr="006075CE">
        <w:rPr>
          <w:rFonts w:ascii="Arial" w:hAnsi="Arial" w:cs="Arial"/>
          <w:sz w:val="20"/>
          <w:szCs w:val="20"/>
        </w:rPr>
        <w:t xml:space="preserve"> </w:t>
      </w:r>
      <w:r>
        <w:rPr>
          <w:rFonts w:ascii="Arial" w:hAnsi="Arial" w:cs="Arial"/>
          <w:sz w:val="20"/>
          <w:szCs w:val="20"/>
        </w:rPr>
        <w:t>printed</w:t>
      </w:r>
      <w:r w:rsidRPr="006075CE">
        <w:rPr>
          <w:rFonts w:ascii="Arial" w:hAnsi="Arial" w:cs="Arial"/>
          <w:sz w:val="20"/>
          <w:szCs w:val="20"/>
        </w:rPr>
        <w:t xml:space="preserve"> science publications</w:t>
      </w:r>
      <w:r>
        <w:rPr>
          <w:rFonts w:ascii="Arial" w:hAnsi="Arial" w:cs="Arial"/>
          <w:sz w:val="20"/>
          <w:szCs w:val="20"/>
        </w:rPr>
        <w:t>,</w:t>
      </w:r>
      <w:r w:rsidRPr="006075CE">
        <w:rPr>
          <w:rFonts w:ascii="Arial" w:hAnsi="Arial" w:cs="Arial"/>
          <w:sz w:val="20"/>
          <w:szCs w:val="20"/>
        </w:rPr>
        <w:t xml:space="preserve"> online databases, </w:t>
      </w:r>
      <w:r>
        <w:rPr>
          <w:rFonts w:ascii="Arial" w:hAnsi="Arial" w:cs="Arial"/>
          <w:sz w:val="20"/>
          <w:szCs w:val="20"/>
        </w:rPr>
        <w:t>and</w:t>
      </w:r>
      <w:r w:rsidRPr="006075CE">
        <w:rPr>
          <w:rFonts w:ascii="Arial" w:hAnsi="Arial" w:cs="Arial"/>
          <w:sz w:val="20"/>
          <w:szCs w:val="20"/>
        </w:rPr>
        <w:t xml:space="preserve"> individual lab archives. Therefore, Gramene </w:t>
      </w:r>
      <w:r>
        <w:rPr>
          <w:rFonts w:ascii="Arial" w:hAnsi="Arial" w:cs="Arial"/>
          <w:sz w:val="20"/>
          <w:szCs w:val="20"/>
        </w:rPr>
        <w:t xml:space="preserve">has developed a comparative genomics platform for identifying orthologous and syntenic mappings between genomes. This has laid the foundation for synthesizing new knowledge applicable not only to the reference plant models but </w:t>
      </w:r>
      <w:r w:rsidRPr="00DB4FFA">
        <w:rPr>
          <w:rFonts w:ascii="Arial" w:hAnsi="Arial" w:cs="Arial"/>
          <w:sz w:val="20"/>
          <w:szCs w:val="20"/>
        </w:rPr>
        <w:t>also to non-model plant species using</w:t>
      </w:r>
      <w:r w:rsidRPr="00DD563E">
        <w:rPr>
          <w:rFonts w:ascii="Arial" w:hAnsi="Arial" w:cs="Arial"/>
          <w:sz w:val="20"/>
          <w:szCs w:val="20"/>
        </w:rPr>
        <w:t xml:space="preserve"> homolo</w:t>
      </w:r>
      <w:r>
        <w:rPr>
          <w:rFonts w:ascii="Arial" w:hAnsi="Arial" w:cs="Arial"/>
          <w:sz w:val="20"/>
          <w:szCs w:val="20"/>
        </w:rPr>
        <w:t>gy-driven approaches.  Factors that are e</w:t>
      </w:r>
      <w:r w:rsidRPr="00DB4FFA">
        <w:rPr>
          <w:rFonts w:ascii="Arial" w:hAnsi="Arial" w:cs="Arial"/>
          <w:sz w:val="20"/>
          <w:szCs w:val="20"/>
        </w:rPr>
        <w:t>xternal (i.e.</w:t>
      </w:r>
      <w:r>
        <w:rPr>
          <w:rFonts w:ascii="Arial" w:hAnsi="Arial" w:cs="Arial"/>
          <w:sz w:val="20"/>
          <w:szCs w:val="20"/>
        </w:rPr>
        <w:t>,</w:t>
      </w:r>
      <w:r w:rsidRPr="00DB4FFA">
        <w:rPr>
          <w:rFonts w:ascii="Arial" w:hAnsi="Arial" w:cs="Arial"/>
          <w:sz w:val="20"/>
          <w:szCs w:val="20"/>
        </w:rPr>
        <w:t xml:space="preserve"> environmental) or internal (i.e</w:t>
      </w:r>
      <w:r>
        <w:rPr>
          <w:rFonts w:ascii="Arial" w:hAnsi="Arial" w:cs="Arial"/>
          <w:sz w:val="20"/>
          <w:szCs w:val="20"/>
        </w:rPr>
        <w:t>.,</w:t>
      </w:r>
      <w:r w:rsidRPr="00DB4FFA">
        <w:rPr>
          <w:rFonts w:ascii="Arial" w:hAnsi="Arial" w:cs="Arial"/>
          <w:sz w:val="20"/>
          <w:szCs w:val="20"/>
        </w:rPr>
        <w:t xml:space="preserve"> genetic and epigenetic) can cause a p</w:t>
      </w:r>
      <w:r>
        <w:rPr>
          <w:rFonts w:ascii="Arial" w:hAnsi="Arial" w:cs="Arial"/>
          <w:sz w:val="20"/>
          <w:szCs w:val="20"/>
        </w:rPr>
        <w:t>e</w:t>
      </w:r>
      <w:r w:rsidRPr="00DB4FFA">
        <w:rPr>
          <w:rFonts w:ascii="Arial" w:hAnsi="Arial" w:cs="Arial"/>
          <w:sz w:val="20"/>
          <w:szCs w:val="20"/>
        </w:rPr>
        <w:t>rt</w:t>
      </w:r>
      <w:r>
        <w:rPr>
          <w:rFonts w:ascii="Arial" w:hAnsi="Arial" w:cs="Arial"/>
          <w:sz w:val="20"/>
          <w:szCs w:val="20"/>
        </w:rPr>
        <w:t>ur</w:t>
      </w:r>
      <w:r w:rsidRPr="00DB4FFA">
        <w:rPr>
          <w:rFonts w:ascii="Arial" w:hAnsi="Arial" w:cs="Arial"/>
          <w:sz w:val="20"/>
          <w:szCs w:val="20"/>
        </w:rPr>
        <w:t>bation of a biological system. For example a gene mutation may cause an alteration of a protein function leading to</w:t>
      </w:r>
      <w:r>
        <w:rPr>
          <w:rFonts w:ascii="Arial" w:hAnsi="Arial" w:cs="Arial"/>
          <w:sz w:val="20"/>
          <w:szCs w:val="20"/>
        </w:rPr>
        <w:t xml:space="preserve"> a</w:t>
      </w:r>
      <w:r w:rsidRPr="00DB4FFA">
        <w:rPr>
          <w:rFonts w:ascii="Arial" w:hAnsi="Arial" w:cs="Arial"/>
          <w:sz w:val="20"/>
          <w:szCs w:val="20"/>
        </w:rPr>
        <w:t xml:space="preserve"> systems</w:t>
      </w:r>
      <w:r>
        <w:rPr>
          <w:rFonts w:ascii="Arial" w:hAnsi="Arial" w:cs="Arial"/>
          <w:sz w:val="20"/>
          <w:szCs w:val="20"/>
        </w:rPr>
        <w:t>-</w:t>
      </w:r>
      <w:r w:rsidRPr="00DB4FFA">
        <w:rPr>
          <w:rFonts w:ascii="Arial" w:hAnsi="Arial" w:cs="Arial"/>
          <w:sz w:val="20"/>
          <w:szCs w:val="20"/>
        </w:rPr>
        <w:t>level change.  Such a change can be captured and deciphered only through a systems</w:t>
      </w:r>
      <w:r>
        <w:rPr>
          <w:rFonts w:ascii="Arial" w:hAnsi="Arial" w:cs="Arial"/>
          <w:sz w:val="20"/>
          <w:szCs w:val="20"/>
        </w:rPr>
        <w:t>-</w:t>
      </w:r>
      <w:r w:rsidRPr="00DB4FFA">
        <w:rPr>
          <w:rFonts w:ascii="Arial" w:hAnsi="Arial" w:cs="Arial"/>
          <w:sz w:val="20"/>
          <w:szCs w:val="20"/>
        </w:rPr>
        <w:t xml:space="preserve"> or network</w:t>
      </w:r>
      <w:r>
        <w:rPr>
          <w:rFonts w:ascii="Arial" w:hAnsi="Arial" w:cs="Arial"/>
          <w:sz w:val="20"/>
          <w:szCs w:val="20"/>
        </w:rPr>
        <w:t>-</w:t>
      </w:r>
      <w:r w:rsidRPr="00DB4FFA">
        <w:rPr>
          <w:rFonts w:ascii="Arial" w:hAnsi="Arial" w:cs="Arial"/>
          <w:sz w:val="20"/>
          <w:szCs w:val="20"/>
        </w:rPr>
        <w:t>level approach</w:t>
      </w:r>
      <w:r>
        <w:rPr>
          <w:rFonts w:ascii="Arial" w:hAnsi="Arial" w:cs="Arial"/>
          <w:sz w:val="20"/>
          <w:szCs w:val="20"/>
        </w:rPr>
        <w:t>.  The</w:t>
      </w:r>
      <w:r w:rsidRPr="00DB4FFA">
        <w:rPr>
          <w:rFonts w:ascii="Arial" w:hAnsi="Arial" w:cs="Arial"/>
          <w:sz w:val="20"/>
          <w:szCs w:val="20"/>
        </w:rPr>
        <w:t xml:space="preserve"> basic tools </w:t>
      </w:r>
      <w:r>
        <w:rPr>
          <w:rFonts w:ascii="Arial" w:hAnsi="Arial" w:cs="Arial"/>
          <w:sz w:val="20"/>
          <w:szCs w:val="20"/>
        </w:rPr>
        <w:t>for</w:t>
      </w:r>
      <w:r w:rsidRPr="00DB4FFA">
        <w:rPr>
          <w:rFonts w:ascii="Arial" w:hAnsi="Arial" w:cs="Arial"/>
          <w:sz w:val="20"/>
          <w:szCs w:val="20"/>
        </w:rPr>
        <w:t xml:space="preserve"> understand</w:t>
      </w:r>
      <w:r>
        <w:rPr>
          <w:rFonts w:ascii="Arial" w:hAnsi="Arial" w:cs="Arial"/>
          <w:sz w:val="20"/>
          <w:szCs w:val="20"/>
        </w:rPr>
        <w:t>ing</w:t>
      </w:r>
      <w:r w:rsidRPr="00DB4FFA">
        <w:rPr>
          <w:rFonts w:ascii="Arial" w:hAnsi="Arial" w:cs="Arial"/>
          <w:sz w:val="20"/>
          <w:szCs w:val="20"/>
        </w:rPr>
        <w:t xml:space="preserve"> such changes </w:t>
      </w:r>
      <w:r>
        <w:rPr>
          <w:rFonts w:ascii="Arial" w:hAnsi="Arial" w:cs="Arial"/>
          <w:sz w:val="20"/>
          <w:szCs w:val="20"/>
        </w:rPr>
        <w:t>are described</w:t>
      </w:r>
      <w:r w:rsidRPr="00DB4FFA">
        <w:rPr>
          <w:rFonts w:ascii="Arial" w:hAnsi="Arial" w:cs="Arial"/>
          <w:sz w:val="20"/>
          <w:szCs w:val="20"/>
        </w:rPr>
        <w:t xml:space="preserve"> in the</w:t>
      </w:r>
      <w:r>
        <w:rPr>
          <w:rFonts w:ascii="Arial" w:hAnsi="Arial" w:cs="Arial"/>
          <w:sz w:val="20"/>
          <w:szCs w:val="20"/>
        </w:rPr>
        <w:t xml:space="preserve"> current NSF award. </w:t>
      </w:r>
      <w:r w:rsidRPr="00DB4FFA">
        <w:rPr>
          <w:rFonts w:ascii="Arial" w:hAnsi="Arial" w:cs="Arial"/>
          <w:sz w:val="20"/>
          <w:szCs w:val="20"/>
        </w:rPr>
        <w:t xml:space="preserve"> We propose to further develop these </w:t>
      </w:r>
      <w:r>
        <w:rPr>
          <w:rFonts w:ascii="Arial" w:hAnsi="Arial" w:cs="Arial"/>
          <w:sz w:val="20"/>
          <w:szCs w:val="20"/>
        </w:rPr>
        <w:t xml:space="preserve">tools </w:t>
      </w:r>
      <w:r w:rsidRPr="00DB4FFA">
        <w:rPr>
          <w:rFonts w:ascii="Arial" w:hAnsi="Arial" w:cs="Arial"/>
          <w:sz w:val="20"/>
          <w:szCs w:val="20"/>
        </w:rPr>
        <w:t>and bu</w:t>
      </w:r>
      <w:r>
        <w:rPr>
          <w:rFonts w:ascii="Arial" w:hAnsi="Arial" w:cs="Arial"/>
          <w:sz w:val="20"/>
          <w:szCs w:val="20"/>
        </w:rPr>
        <w:t>ild new resources to bring toge</w:t>
      </w:r>
      <w:r w:rsidRPr="00DB4FFA">
        <w:rPr>
          <w:rFonts w:ascii="Arial" w:hAnsi="Arial" w:cs="Arial"/>
          <w:sz w:val="20"/>
          <w:szCs w:val="20"/>
        </w:rPr>
        <w:t>ther and cross</w:t>
      </w:r>
      <w:r>
        <w:rPr>
          <w:rFonts w:ascii="Arial" w:hAnsi="Arial" w:cs="Arial"/>
          <w:sz w:val="20"/>
          <w:szCs w:val="20"/>
        </w:rPr>
        <w:t>-</w:t>
      </w:r>
      <w:r w:rsidRPr="00DB4FFA">
        <w:rPr>
          <w:rFonts w:ascii="Arial" w:hAnsi="Arial" w:cs="Arial"/>
          <w:sz w:val="20"/>
          <w:szCs w:val="20"/>
        </w:rPr>
        <w:t>reference sequenced genomes of important crop plant species with those of model plants</w:t>
      </w:r>
      <w:r>
        <w:rPr>
          <w:rFonts w:ascii="Arial" w:hAnsi="Arial" w:cs="Arial"/>
          <w:sz w:val="20"/>
          <w:szCs w:val="20"/>
        </w:rPr>
        <w:t>.  We will</w:t>
      </w:r>
      <w:r w:rsidRPr="00DB4FFA">
        <w:rPr>
          <w:rFonts w:ascii="Arial" w:hAnsi="Arial" w:cs="Arial"/>
          <w:sz w:val="20"/>
          <w:szCs w:val="20"/>
        </w:rPr>
        <w:t xml:space="preserve"> develop </w:t>
      </w:r>
      <w:r>
        <w:rPr>
          <w:rFonts w:ascii="Arial" w:hAnsi="Arial" w:cs="Arial"/>
          <w:sz w:val="20"/>
          <w:szCs w:val="20"/>
        </w:rPr>
        <w:t xml:space="preserve">the </w:t>
      </w:r>
      <w:r w:rsidRPr="00DB4FFA">
        <w:rPr>
          <w:rFonts w:ascii="Arial" w:hAnsi="Arial" w:cs="Arial"/>
          <w:sz w:val="20"/>
          <w:szCs w:val="20"/>
        </w:rPr>
        <w:t>capacity to map expression of genes in response to various envi</w:t>
      </w:r>
      <w:r>
        <w:rPr>
          <w:rFonts w:ascii="Arial" w:hAnsi="Arial" w:cs="Arial"/>
          <w:sz w:val="20"/>
          <w:szCs w:val="20"/>
        </w:rPr>
        <w:t>ro</w:t>
      </w:r>
      <w:r w:rsidRPr="00DB4FFA">
        <w:rPr>
          <w:rFonts w:ascii="Arial" w:hAnsi="Arial" w:cs="Arial"/>
          <w:sz w:val="20"/>
          <w:szCs w:val="20"/>
        </w:rPr>
        <w:t>nmental conditions</w:t>
      </w:r>
      <w:r>
        <w:rPr>
          <w:rFonts w:ascii="Arial" w:hAnsi="Arial" w:cs="Arial"/>
          <w:sz w:val="20"/>
          <w:szCs w:val="20"/>
        </w:rPr>
        <w:t>,</w:t>
      </w:r>
      <w:r w:rsidRPr="00DB4FFA">
        <w:rPr>
          <w:rFonts w:ascii="Arial" w:hAnsi="Arial" w:cs="Arial"/>
          <w:sz w:val="20"/>
          <w:szCs w:val="20"/>
        </w:rPr>
        <w:t xml:space="preserve"> such as drought and salinity, and identify gene functions in order to elucidate biochemical and signaling pathways which underlie the ultimate productivity and survival of the plant of interest. </w:t>
      </w:r>
      <w:r>
        <w:rPr>
          <w:rFonts w:ascii="Arial" w:hAnsi="Arial" w:cs="Arial"/>
          <w:sz w:val="20"/>
          <w:szCs w:val="20"/>
        </w:rPr>
        <w:t xml:space="preserve"> </w:t>
      </w:r>
      <w:r w:rsidRPr="00DB4FFA">
        <w:rPr>
          <w:rFonts w:ascii="Arial" w:hAnsi="Arial" w:cs="Arial"/>
          <w:sz w:val="20"/>
          <w:szCs w:val="20"/>
        </w:rPr>
        <w:t xml:space="preserve">The systems/network level approach we </w:t>
      </w:r>
      <w:r>
        <w:rPr>
          <w:rFonts w:ascii="Arial" w:hAnsi="Arial" w:cs="Arial"/>
          <w:sz w:val="20"/>
          <w:szCs w:val="20"/>
        </w:rPr>
        <w:t>propose</w:t>
      </w:r>
      <w:r w:rsidRPr="00DB4FFA">
        <w:rPr>
          <w:rFonts w:ascii="Arial" w:hAnsi="Arial" w:cs="Arial"/>
          <w:sz w:val="20"/>
          <w:szCs w:val="20"/>
        </w:rPr>
        <w:t xml:space="preserve"> </w:t>
      </w:r>
      <w:r>
        <w:rPr>
          <w:rFonts w:ascii="Arial" w:hAnsi="Arial" w:cs="Arial"/>
          <w:sz w:val="20"/>
          <w:szCs w:val="20"/>
        </w:rPr>
        <w:t xml:space="preserve">will </w:t>
      </w:r>
      <w:r w:rsidRPr="00DB4FFA">
        <w:rPr>
          <w:rFonts w:ascii="Arial" w:hAnsi="Arial" w:cs="Arial"/>
          <w:sz w:val="20"/>
          <w:szCs w:val="20"/>
        </w:rPr>
        <w:t xml:space="preserve">not only answer </w:t>
      </w:r>
      <w:r>
        <w:rPr>
          <w:rFonts w:ascii="Arial" w:hAnsi="Arial" w:cs="Arial"/>
          <w:sz w:val="20"/>
          <w:szCs w:val="20"/>
        </w:rPr>
        <w:t>fundamental</w:t>
      </w:r>
      <w:r w:rsidRPr="00DB4FFA">
        <w:rPr>
          <w:rFonts w:ascii="Arial" w:hAnsi="Arial" w:cs="Arial"/>
          <w:sz w:val="20"/>
          <w:szCs w:val="20"/>
        </w:rPr>
        <w:t xml:space="preserve"> biological questions such as mechanism</w:t>
      </w:r>
      <w:r>
        <w:rPr>
          <w:rFonts w:ascii="Arial" w:hAnsi="Arial" w:cs="Arial"/>
          <w:sz w:val="20"/>
          <w:szCs w:val="20"/>
        </w:rPr>
        <w:t>s</w:t>
      </w:r>
      <w:r w:rsidRPr="00DB4FFA">
        <w:rPr>
          <w:rFonts w:ascii="Arial" w:hAnsi="Arial" w:cs="Arial"/>
          <w:sz w:val="20"/>
          <w:szCs w:val="20"/>
        </w:rPr>
        <w:t xml:space="preserve"> of adapta</w:t>
      </w:r>
      <w:r>
        <w:rPr>
          <w:rFonts w:ascii="Arial" w:hAnsi="Arial" w:cs="Arial"/>
          <w:sz w:val="20"/>
          <w:szCs w:val="20"/>
        </w:rPr>
        <w:t>t</w:t>
      </w:r>
      <w:r w:rsidRPr="00DB4FFA">
        <w:rPr>
          <w:rFonts w:ascii="Arial" w:hAnsi="Arial" w:cs="Arial"/>
          <w:sz w:val="20"/>
          <w:szCs w:val="20"/>
        </w:rPr>
        <w:t>ion and speciation</w:t>
      </w:r>
      <w:r>
        <w:rPr>
          <w:rFonts w:ascii="Arial" w:hAnsi="Arial" w:cs="Arial"/>
          <w:sz w:val="20"/>
          <w:szCs w:val="20"/>
        </w:rPr>
        <w:t>,</w:t>
      </w:r>
      <w:r w:rsidRPr="00DB4FFA">
        <w:rPr>
          <w:rFonts w:ascii="Arial" w:hAnsi="Arial" w:cs="Arial"/>
          <w:sz w:val="20"/>
          <w:szCs w:val="20"/>
        </w:rPr>
        <w:t xml:space="preserve"> but </w:t>
      </w:r>
      <w:r>
        <w:rPr>
          <w:rFonts w:ascii="Arial" w:hAnsi="Arial" w:cs="Arial"/>
          <w:sz w:val="20"/>
          <w:szCs w:val="20"/>
        </w:rPr>
        <w:t xml:space="preserve">will </w:t>
      </w:r>
      <w:r w:rsidRPr="00DB4FFA">
        <w:rPr>
          <w:rFonts w:ascii="Arial" w:hAnsi="Arial" w:cs="Arial"/>
          <w:sz w:val="20"/>
          <w:szCs w:val="20"/>
        </w:rPr>
        <w:t>revolutionize the methodological appr</w:t>
      </w:r>
      <w:r>
        <w:rPr>
          <w:rFonts w:ascii="Arial" w:hAnsi="Arial" w:cs="Arial"/>
          <w:sz w:val="20"/>
          <w:szCs w:val="20"/>
        </w:rPr>
        <w:t>o</w:t>
      </w:r>
      <w:r w:rsidRPr="00DB4FFA">
        <w:rPr>
          <w:rFonts w:ascii="Arial" w:hAnsi="Arial" w:cs="Arial"/>
          <w:sz w:val="20"/>
          <w:szCs w:val="20"/>
        </w:rPr>
        <w:t xml:space="preserve">aches </w:t>
      </w:r>
      <w:r>
        <w:rPr>
          <w:rFonts w:ascii="Arial" w:hAnsi="Arial" w:cs="Arial"/>
          <w:sz w:val="20"/>
          <w:szCs w:val="20"/>
        </w:rPr>
        <w:t>to</w:t>
      </w:r>
      <w:r w:rsidRPr="00DB4FFA">
        <w:rPr>
          <w:rFonts w:ascii="Arial" w:hAnsi="Arial" w:cs="Arial"/>
          <w:sz w:val="20"/>
          <w:szCs w:val="20"/>
        </w:rPr>
        <w:t xml:space="preserve"> crop improvement.  To achieve these goals</w:t>
      </w:r>
      <w:r>
        <w:rPr>
          <w:rFonts w:ascii="Arial" w:hAnsi="Arial" w:cs="Arial"/>
          <w:sz w:val="20"/>
          <w:szCs w:val="20"/>
        </w:rPr>
        <w:t>,</w:t>
      </w:r>
      <w:r w:rsidRPr="00DB4FFA">
        <w:rPr>
          <w:rFonts w:ascii="Arial" w:hAnsi="Arial" w:cs="Arial"/>
          <w:sz w:val="20"/>
          <w:szCs w:val="20"/>
        </w:rPr>
        <w:t xml:space="preserve"> </w:t>
      </w:r>
      <w:r>
        <w:rPr>
          <w:rFonts w:ascii="Arial" w:hAnsi="Arial" w:cs="Arial"/>
          <w:sz w:val="20"/>
          <w:szCs w:val="20"/>
        </w:rPr>
        <w:t>we propose the following four specific aims:</w:t>
      </w:r>
    </w:p>
    <w:p w:rsidR="00B94800" w:rsidRDefault="00780AE4">
      <w:pPr>
        <w:spacing w:before="120" w:after="100"/>
        <w:rPr>
          <w:rFonts w:ascii="Arial" w:hAnsi="Arial" w:cs="Arial"/>
          <w:b/>
          <w:i/>
          <w:sz w:val="20"/>
          <w:szCs w:val="20"/>
        </w:rPr>
      </w:pPr>
      <w:r>
        <w:rPr>
          <w:rFonts w:ascii="Arial" w:hAnsi="Arial" w:cs="Arial"/>
          <w:b/>
          <w:i/>
          <w:sz w:val="20"/>
          <w:szCs w:val="20"/>
        </w:rPr>
        <w:t xml:space="preserve">Aim 1. </w:t>
      </w:r>
      <w:r w:rsidR="00633D71" w:rsidRPr="002D0BB2">
        <w:rPr>
          <w:rFonts w:ascii="Arial" w:hAnsi="Arial" w:cs="Arial"/>
          <w:b/>
          <w:i/>
          <w:sz w:val="20"/>
          <w:szCs w:val="20"/>
        </w:rPr>
        <w:t xml:space="preserve">Establish reference data for plant genomes and </w:t>
      </w:r>
      <w:r w:rsidR="00ED0B71">
        <w:rPr>
          <w:rFonts w:ascii="Arial" w:hAnsi="Arial" w:cs="Arial"/>
          <w:b/>
          <w:i/>
          <w:sz w:val="20"/>
          <w:szCs w:val="20"/>
        </w:rPr>
        <w:t>comparative</w:t>
      </w:r>
      <w:r w:rsidR="00633D71" w:rsidRPr="002D0BB2">
        <w:rPr>
          <w:rFonts w:ascii="Arial" w:hAnsi="Arial" w:cs="Arial"/>
          <w:b/>
          <w:i/>
          <w:sz w:val="20"/>
          <w:szCs w:val="20"/>
        </w:rPr>
        <w:t xml:space="preserve"> annotation.</w:t>
      </w:r>
    </w:p>
    <w:p w:rsidR="00B26962" w:rsidRPr="00F56965" w:rsidRDefault="00B26962" w:rsidP="00B26962">
      <w:pPr>
        <w:spacing w:before="120" w:after="100"/>
        <w:rPr>
          <w:rFonts w:ascii="Arial" w:hAnsi="Arial" w:cs="Arial"/>
          <w:b/>
          <w:i/>
          <w:sz w:val="20"/>
          <w:szCs w:val="20"/>
        </w:rPr>
      </w:pPr>
      <w:r w:rsidRPr="00F56965">
        <w:rPr>
          <w:rFonts w:ascii="Arial" w:hAnsi="Arial" w:cs="Arial"/>
          <w:b/>
          <w:i/>
          <w:sz w:val="20"/>
          <w:szCs w:val="20"/>
        </w:rPr>
        <w:t>Aim 2. Establish integreted gene network analysis for plants</w:t>
      </w:r>
    </w:p>
    <w:p w:rsidR="00B94800" w:rsidRDefault="00633D71">
      <w:pPr>
        <w:spacing w:before="120" w:after="100"/>
        <w:rPr>
          <w:rFonts w:ascii="Arial" w:hAnsi="Arial" w:cs="Arial"/>
          <w:b/>
          <w:i/>
          <w:sz w:val="20"/>
          <w:szCs w:val="20"/>
        </w:rPr>
      </w:pPr>
      <w:r w:rsidRPr="002D0BB2">
        <w:rPr>
          <w:rFonts w:ascii="Arial" w:hAnsi="Arial" w:cs="Arial"/>
          <w:b/>
          <w:i/>
          <w:sz w:val="20"/>
          <w:szCs w:val="20"/>
        </w:rPr>
        <w:t>Aim 3. Integrate new and existing visualization/analysis tools for exploring emerging genomic information for function and phenotype associations.</w:t>
      </w:r>
    </w:p>
    <w:p w:rsidR="00B94800" w:rsidRDefault="00633D71">
      <w:pPr>
        <w:spacing w:before="120" w:after="100"/>
        <w:rPr>
          <w:rFonts w:ascii="Arial" w:hAnsi="Arial" w:cs="Arial"/>
          <w:b/>
          <w:i/>
          <w:sz w:val="20"/>
          <w:szCs w:val="20"/>
        </w:rPr>
      </w:pPr>
      <w:r w:rsidRPr="002D0BB2">
        <w:rPr>
          <w:rFonts w:ascii="Arial" w:hAnsi="Arial" w:cs="Arial"/>
          <w:b/>
          <w:i/>
          <w:sz w:val="20"/>
          <w:szCs w:val="20"/>
        </w:rPr>
        <w:t xml:space="preserve">Aim 4. Transform the </w:t>
      </w:r>
      <w:r w:rsidR="00381DC8">
        <w:rPr>
          <w:rFonts w:ascii="Arial" w:hAnsi="Arial" w:cs="Arial"/>
          <w:b/>
          <w:i/>
          <w:sz w:val="20"/>
          <w:szCs w:val="20"/>
        </w:rPr>
        <w:t>c</w:t>
      </w:r>
      <w:r w:rsidRPr="002D0BB2">
        <w:rPr>
          <w:rFonts w:ascii="Arial" w:hAnsi="Arial" w:cs="Arial"/>
          <w:b/>
          <w:i/>
          <w:sz w:val="20"/>
          <w:szCs w:val="20"/>
        </w:rPr>
        <w:t xml:space="preserve">ommunity </w:t>
      </w:r>
      <w:r w:rsidR="00381DC8">
        <w:rPr>
          <w:rFonts w:ascii="Arial" w:hAnsi="Arial" w:cs="Arial"/>
          <w:b/>
          <w:i/>
          <w:sz w:val="20"/>
          <w:szCs w:val="20"/>
        </w:rPr>
        <w:t>t</w:t>
      </w:r>
      <w:r w:rsidRPr="002D0BB2">
        <w:rPr>
          <w:rFonts w:ascii="Arial" w:hAnsi="Arial" w:cs="Arial"/>
          <w:b/>
          <w:i/>
          <w:sz w:val="20"/>
          <w:szCs w:val="20"/>
        </w:rPr>
        <w:t xml:space="preserve">hrough </w:t>
      </w:r>
      <w:r w:rsidR="00381DC8">
        <w:rPr>
          <w:rFonts w:ascii="Arial" w:hAnsi="Arial" w:cs="Arial"/>
          <w:b/>
          <w:i/>
          <w:sz w:val="20"/>
          <w:szCs w:val="20"/>
        </w:rPr>
        <w:t>c</w:t>
      </w:r>
      <w:r w:rsidRPr="002D0BB2">
        <w:rPr>
          <w:rFonts w:ascii="Arial" w:hAnsi="Arial" w:cs="Arial"/>
          <w:b/>
          <w:i/>
          <w:sz w:val="20"/>
          <w:szCs w:val="20"/>
        </w:rPr>
        <w:t xml:space="preserve">ommunication and </w:t>
      </w:r>
      <w:r w:rsidR="00381DC8">
        <w:rPr>
          <w:rFonts w:ascii="Arial" w:hAnsi="Arial" w:cs="Arial"/>
          <w:b/>
          <w:i/>
          <w:sz w:val="20"/>
          <w:szCs w:val="20"/>
        </w:rPr>
        <w:t>t</w:t>
      </w:r>
      <w:r w:rsidRPr="002D0BB2">
        <w:rPr>
          <w:rFonts w:ascii="Arial" w:hAnsi="Arial" w:cs="Arial"/>
          <w:b/>
          <w:i/>
          <w:sz w:val="20"/>
          <w:szCs w:val="20"/>
        </w:rPr>
        <w:t xml:space="preserve">raining </w:t>
      </w:r>
      <w:r w:rsidR="00381DC8">
        <w:rPr>
          <w:rFonts w:ascii="Arial" w:hAnsi="Arial" w:cs="Arial"/>
          <w:b/>
          <w:i/>
          <w:sz w:val="20"/>
          <w:szCs w:val="20"/>
        </w:rPr>
        <w:t>o</w:t>
      </w:r>
      <w:r w:rsidRPr="002D0BB2">
        <w:rPr>
          <w:rFonts w:ascii="Arial" w:hAnsi="Arial" w:cs="Arial"/>
          <w:b/>
          <w:i/>
          <w:sz w:val="20"/>
          <w:szCs w:val="20"/>
        </w:rPr>
        <w:t>pportunities</w:t>
      </w:r>
    </w:p>
    <w:p w:rsidR="00B94800" w:rsidRDefault="00633D71">
      <w:pPr>
        <w:spacing w:before="120" w:after="100"/>
        <w:rPr>
          <w:rFonts w:ascii="Arial" w:hAnsi="Arial" w:cs="Arial"/>
          <w:sz w:val="20"/>
          <w:szCs w:val="20"/>
        </w:rPr>
      </w:pPr>
      <w:r w:rsidRPr="003F439A">
        <w:rPr>
          <w:rFonts w:ascii="Arial" w:hAnsi="Arial" w:cs="Arial"/>
          <w:b/>
          <w:sz w:val="20"/>
          <w:szCs w:val="20"/>
        </w:rPr>
        <w:t xml:space="preserve">Requirements for </w:t>
      </w:r>
      <w:r w:rsidR="001447A3">
        <w:rPr>
          <w:rFonts w:ascii="Arial" w:hAnsi="Arial" w:cs="Arial"/>
          <w:b/>
          <w:sz w:val="20"/>
          <w:szCs w:val="20"/>
        </w:rPr>
        <w:t>d</w:t>
      </w:r>
      <w:r w:rsidRPr="003F439A">
        <w:rPr>
          <w:rFonts w:ascii="Arial" w:hAnsi="Arial" w:cs="Arial"/>
          <w:b/>
          <w:sz w:val="20"/>
          <w:szCs w:val="20"/>
        </w:rPr>
        <w:t xml:space="preserve">ata integration: </w:t>
      </w:r>
      <w:r w:rsidR="000F7A8E" w:rsidRPr="003F439A">
        <w:rPr>
          <w:rFonts w:ascii="Arial" w:hAnsi="Arial" w:cs="Arial"/>
          <w:sz w:val="20"/>
          <w:szCs w:val="20"/>
        </w:rPr>
        <w:t xml:space="preserve">The last 10 years </w:t>
      </w:r>
      <w:r w:rsidR="00F61927">
        <w:rPr>
          <w:rFonts w:ascii="Arial" w:hAnsi="Arial" w:cs="Arial"/>
          <w:sz w:val="20"/>
          <w:szCs w:val="20"/>
        </w:rPr>
        <w:t>ha</w:t>
      </w:r>
      <w:r w:rsidR="00381DC8">
        <w:rPr>
          <w:rFonts w:ascii="Arial" w:hAnsi="Arial" w:cs="Arial"/>
          <w:sz w:val="20"/>
          <w:szCs w:val="20"/>
        </w:rPr>
        <w:t>ve</w:t>
      </w:r>
      <w:r w:rsidR="00F61927">
        <w:rPr>
          <w:rFonts w:ascii="Arial" w:hAnsi="Arial" w:cs="Arial"/>
          <w:sz w:val="20"/>
          <w:szCs w:val="20"/>
        </w:rPr>
        <w:t xml:space="preserve"> </w:t>
      </w:r>
      <w:r w:rsidR="000F7A8E">
        <w:rPr>
          <w:rFonts w:ascii="Arial" w:hAnsi="Arial" w:cs="Arial"/>
          <w:sz w:val="20"/>
          <w:szCs w:val="20"/>
        </w:rPr>
        <w:t>seen</w:t>
      </w:r>
      <w:r w:rsidR="000F7A8E" w:rsidRPr="003F439A">
        <w:rPr>
          <w:rFonts w:ascii="Arial" w:hAnsi="Arial" w:cs="Arial"/>
          <w:sz w:val="20"/>
          <w:szCs w:val="20"/>
        </w:rPr>
        <w:t xml:space="preserve"> the development of a wide range of resources for plants</w:t>
      </w:r>
      <w:r w:rsidR="000F7A8E">
        <w:rPr>
          <w:rFonts w:ascii="Arial" w:hAnsi="Arial" w:cs="Arial"/>
          <w:sz w:val="20"/>
          <w:szCs w:val="20"/>
        </w:rPr>
        <w:t xml:space="preserve"> including</w:t>
      </w:r>
      <w:r w:rsidR="000F7A8E" w:rsidRPr="003F439A">
        <w:rPr>
          <w:rFonts w:ascii="Arial" w:hAnsi="Arial" w:cs="Arial"/>
          <w:sz w:val="20"/>
          <w:szCs w:val="20"/>
        </w:rPr>
        <w:t xml:space="preserve"> genome sequence and annotations, genetic resources, extensive molecular and non-molecular</w:t>
      </w:r>
      <w:r w:rsidR="000F7A8E" w:rsidRPr="00800E82">
        <w:rPr>
          <w:rFonts w:ascii="Arial" w:hAnsi="Arial" w:cs="Arial"/>
          <w:sz w:val="20"/>
          <w:szCs w:val="20"/>
        </w:rPr>
        <w:t xml:space="preserve"> </w:t>
      </w:r>
      <w:r w:rsidR="000F7A8E" w:rsidRPr="003F439A">
        <w:rPr>
          <w:rFonts w:ascii="Arial" w:hAnsi="Arial" w:cs="Arial"/>
          <w:sz w:val="20"/>
          <w:szCs w:val="20"/>
        </w:rPr>
        <w:t xml:space="preserve">phenotypic data sets, and informatics resources </w:t>
      </w:r>
      <w:r w:rsidR="000F7A8E">
        <w:rPr>
          <w:rFonts w:ascii="Arial" w:hAnsi="Arial" w:cs="Arial"/>
          <w:sz w:val="20"/>
          <w:szCs w:val="20"/>
        </w:rPr>
        <w:t xml:space="preserve">such as </w:t>
      </w:r>
      <w:r w:rsidR="000F7A8E" w:rsidRPr="003F439A">
        <w:rPr>
          <w:rFonts w:ascii="Arial" w:hAnsi="Arial" w:cs="Arial"/>
          <w:sz w:val="20"/>
          <w:szCs w:val="20"/>
        </w:rPr>
        <w:t>software, databases, and algorithms.  While each resource is valuable</w:t>
      </w:r>
      <w:r w:rsidR="000F7A8E">
        <w:rPr>
          <w:rFonts w:ascii="Arial" w:hAnsi="Arial" w:cs="Arial"/>
          <w:sz w:val="20"/>
          <w:szCs w:val="20"/>
        </w:rPr>
        <w:t>,</w:t>
      </w:r>
      <w:r w:rsidR="000F7A8E" w:rsidRPr="003F439A">
        <w:rPr>
          <w:rFonts w:ascii="Arial" w:hAnsi="Arial" w:cs="Arial"/>
          <w:sz w:val="20"/>
          <w:szCs w:val="20"/>
        </w:rPr>
        <w:t xml:space="preserve"> the highest value comes from integration.  To support the integration in a meaningful </w:t>
      </w:r>
      <w:r w:rsidR="000F7A8E">
        <w:rPr>
          <w:rFonts w:ascii="Arial" w:hAnsi="Arial" w:cs="Arial"/>
          <w:sz w:val="20"/>
          <w:szCs w:val="20"/>
        </w:rPr>
        <w:t>way</w:t>
      </w:r>
      <w:r w:rsidR="000F7A8E" w:rsidRPr="003F439A">
        <w:rPr>
          <w:rFonts w:ascii="Arial" w:hAnsi="Arial" w:cs="Arial"/>
          <w:sz w:val="20"/>
          <w:szCs w:val="20"/>
        </w:rPr>
        <w:t xml:space="preserve"> requires that the information must be stored in an organized and searchable way. </w:t>
      </w:r>
      <w:r w:rsidR="00381DC8">
        <w:rPr>
          <w:rFonts w:ascii="Arial" w:hAnsi="Arial" w:cs="Arial"/>
          <w:sz w:val="20"/>
          <w:szCs w:val="20"/>
        </w:rPr>
        <w:t xml:space="preserve"> M</w:t>
      </w:r>
      <w:r w:rsidRPr="003F439A">
        <w:rPr>
          <w:rFonts w:ascii="Arial" w:hAnsi="Arial" w:cs="Arial"/>
          <w:sz w:val="20"/>
          <w:szCs w:val="20"/>
        </w:rPr>
        <w:t>ore detailed analys</w:t>
      </w:r>
      <w:r w:rsidR="00291E6B">
        <w:rPr>
          <w:rFonts w:ascii="Arial" w:hAnsi="Arial" w:cs="Arial"/>
          <w:sz w:val="20"/>
          <w:szCs w:val="20"/>
        </w:rPr>
        <w:t>e</w:t>
      </w:r>
      <w:r w:rsidRPr="003F439A">
        <w:rPr>
          <w:rFonts w:ascii="Arial" w:hAnsi="Arial" w:cs="Arial"/>
          <w:sz w:val="20"/>
          <w:szCs w:val="20"/>
        </w:rPr>
        <w:t>s requires knowledge of the appropriate algorithms</w:t>
      </w:r>
      <w:r w:rsidR="00291E6B">
        <w:rPr>
          <w:rFonts w:ascii="Arial" w:hAnsi="Arial" w:cs="Arial"/>
          <w:sz w:val="20"/>
          <w:szCs w:val="20"/>
        </w:rPr>
        <w:t xml:space="preserve"> and </w:t>
      </w:r>
      <w:r w:rsidRPr="003F439A">
        <w:rPr>
          <w:rFonts w:ascii="Arial" w:hAnsi="Arial" w:cs="Arial"/>
          <w:sz w:val="20"/>
          <w:szCs w:val="20"/>
        </w:rPr>
        <w:t xml:space="preserve">statistical </w:t>
      </w:r>
      <w:r w:rsidR="00291E6B">
        <w:rPr>
          <w:rFonts w:ascii="Arial" w:hAnsi="Arial" w:cs="Arial"/>
          <w:sz w:val="20"/>
          <w:szCs w:val="20"/>
        </w:rPr>
        <w:t xml:space="preserve">approaches as well as </w:t>
      </w:r>
      <w:r w:rsidR="00381DC8">
        <w:rPr>
          <w:rFonts w:ascii="Arial" w:hAnsi="Arial" w:cs="Arial"/>
          <w:sz w:val="20"/>
          <w:szCs w:val="20"/>
        </w:rPr>
        <w:t xml:space="preserve">the existence of </w:t>
      </w:r>
      <w:r w:rsidRPr="003F439A">
        <w:rPr>
          <w:rFonts w:ascii="Arial" w:hAnsi="Arial" w:cs="Arial"/>
          <w:sz w:val="20"/>
          <w:szCs w:val="20"/>
        </w:rPr>
        <w:t>shared semantic terms to support meaningful computation</w:t>
      </w:r>
      <w:r w:rsidR="008E447B">
        <w:rPr>
          <w:rFonts w:ascii="Arial" w:hAnsi="Arial" w:cs="Arial"/>
          <w:sz w:val="20"/>
          <w:szCs w:val="20"/>
        </w:rPr>
        <w:t xml:space="preserve">. </w:t>
      </w:r>
      <w:r w:rsidR="00381DC8">
        <w:rPr>
          <w:rFonts w:ascii="Arial" w:hAnsi="Arial" w:cs="Arial"/>
          <w:sz w:val="20"/>
          <w:szCs w:val="20"/>
        </w:rPr>
        <w:t xml:space="preserve"> </w:t>
      </w:r>
      <w:r w:rsidR="008E447B">
        <w:rPr>
          <w:rFonts w:ascii="Arial" w:hAnsi="Arial" w:cs="Arial"/>
          <w:sz w:val="20"/>
          <w:szCs w:val="20"/>
        </w:rPr>
        <w:t>Such</w:t>
      </w:r>
      <w:r w:rsidR="008E447B" w:rsidRPr="003F439A">
        <w:rPr>
          <w:rFonts w:ascii="Arial" w:hAnsi="Arial" w:cs="Arial"/>
          <w:sz w:val="20"/>
          <w:szCs w:val="20"/>
        </w:rPr>
        <w:t xml:space="preserve"> a computation</w:t>
      </w:r>
      <w:r w:rsidR="00A47390">
        <w:rPr>
          <w:rFonts w:ascii="Arial" w:hAnsi="Arial" w:cs="Arial"/>
          <w:sz w:val="20"/>
          <w:szCs w:val="20"/>
        </w:rPr>
        <w:t>al</w:t>
      </w:r>
      <w:r w:rsidR="008E447B" w:rsidRPr="003F439A">
        <w:rPr>
          <w:rFonts w:ascii="Arial" w:hAnsi="Arial" w:cs="Arial"/>
          <w:sz w:val="20"/>
          <w:szCs w:val="20"/>
        </w:rPr>
        <w:t xml:space="preserve"> data integration framework requires </w:t>
      </w:r>
      <w:r w:rsidR="008E447B" w:rsidRPr="00A47390">
        <w:rPr>
          <w:rFonts w:ascii="Arial" w:hAnsi="Arial" w:cs="Arial"/>
          <w:sz w:val="20"/>
          <w:szCs w:val="20"/>
        </w:rPr>
        <w:t xml:space="preserve">that </w:t>
      </w:r>
      <w:r w:rsidR="008E447B" w:rsidRPr="00A47390">
        <w:rPr>
          <w:rFonts w:ascii="Arial" w:eastAsia="Calibri" w:hAnsi="Arial" w:cs="Arial"/>
          <w:sz w:val="20"/>
          <w:szCs w:val="20"/>
        </w:rPr>
        <w:t xml:space="preserve">primary and derived data </w:t>
      </w:r>
      <w:r w:rsidR="00381DC8">
        <w:rPr>
          <w:rFonts w:ascii="Arial" w:eastAsia="Calibri" w:hAnsi="Arial" w:cs="Arial"/>
          <w:sz w:val="20"/>
          <w:szCs w:val="20"/>
        </w:rPr>
        <w:t>are</w:t>
      </w:r>
      <w:r w:rsidR="00381DC8" w:rsidRPr="00A47390">
        <w:rPr>
          <w:rFonts w:ascii="Arial" w:eastAsia="Calibri" w:hAnsi="Arial" w:cs="Arial"/>
          <w:sz w:val="20"/>
          <w:szCs w:val="20"/>
        </w:rPr>
        <w:t xml:space="preserve"> </w:t>
      </w:r>
      <w:r w:rsidR="008E447B" w:rsidRPr="00A47390">
        <w:rPr>
          <w:rFonts w:ascii="Arial" w:eastAsia="Calibri" w:hAnsi="Arial" w:cs="Arial"/>
          <w:sz w:val="20"/>
          <w:szCs w:val="20"/>
        </w:rPr>
        <w:t xml:space="preserve">annotated with standard metadata </w:t>
      </w:r>
      <w:r w:rsidR="008567B6">
        <w:rPr>
          <w:rFonts w:ascii="Arial" w:eastAsia="Calibri" w:hAnsi="Arial" w:cs="Arial"/>
          <w:sz w:val="20"/>
          <w:szCs w:val="20"/>
        </w:rPr>
        <w:t xml:space="preserve">terms </w:t>
      </w:r>
      <w:r w:rsidR="008E447B" w:rsidRPr="00A47390">
        <w:rPr>
          <w:rFonts w:ascii="Arial" w:eastAsia="Calibri" w:hAnsi="Arial" w:cs="Arial"/>
          <w:sz w:val="20"/>
          <w:szCs w:val="20"/>
        </w:rPr>
        <w:t>that describe provenance, experimental design and analysis procedures</w:t>
      </w:r>
      <w:r w:rsidR="00A47390" w:rsidRPr="00A47390">
        <w:rPr>
          <w:rFonts w:ascii="Arial" w:eastAsia="Calibri" w:hAnsi="Arial" w:cs="Arial"/>
          <w:sz w:val="20"/>
          <w:szCs w:val="20"/>
        </w:rPr>
        <w:t>. K</w:t>
      </w:r>
      <w:r w:rsidR="008E447B" w:rsidRPr="00A47390">
        <w:rPr>
          <w:rFonts w:ascii="Arial" w:eastAsia="Calibri" w:hAnsi="Arial" w:cs="Arial"/>
          <w:sz w:val="20"/>
          <w:szCs w:val="20"/>
        </w:rPr>
        <w:t xml:space="preserve">nowledgebases </w:t>
      </w:r>
      <w:r w:rsidR="00381DC8">
        <w:rPr>
          <w:rFonts w:ascii="Arial" w:eastAsia="Calibri" w:hAnsi="Arial" w:cs="Arial"/>
          <w:sz w:val="20"/>
          <w:szCs w:val="20"/>
        </w:rPr>
        <w:t>also need to</w:t>
      </w:r>
      <w:r w:rsidR="00381DC8" w:rsidRPr="00A47390">
        <w:rPr>
          <w:rFonts w:ascii="Arial" w:eastAsia="Calibri" w:hAnsi="Arial" w:cs="Arial"/>
          <w:sz w:val="20"/>
          <w:szCs w:val="20"/>
        </w:rPr>
        <w:t xml:space="preserve"> </w:t>
      </w:r>
      <w:r w:rsidR="008E447B" w:rsidRPr="00A47390">
        <w:rPr>
          <w:rFonts w:ascii="Arial" w:eastAsia="Calibri" w:hAnsi="Arial" w:cs="Arial"/>
          <w:sz w:val="20"/>
          <w:szCs w:val="20"/>
        </w:rPr>
        <w:t>store and present these data while ensuring standards of compliance, comparability and interoperability</w:t>
      </w:r>
      <w:r w:rsidR="000F7A8E">
        <w:rPr>
          <w:rFonts w:ascii="Arial" w:eastAsia="Calibri" w:hAnsi="Arial" w:cs="Arial"/>
          <w:sz w:val="20"/>
          <w:szCs w:val="20"/>
        </w:rPr>
        <w:t>.</w:t>
      </w:r>
      <w:r w:rsidR="008E447B" w:rsidRPr="00A47390">
        <w:rPr>
          <w:rFonts w:ascii="Arial" w:eastAsia="Calibri" w:hAnsi="Arial" w:cs="Arial"/>
          <w:sz w:val="20"/>
          <w:szCs w:val="20"/>
        </w:rPr>
        <w:t xml:space="preserve"> </w:t>
      </w:r>
      <w:r w:rsidR="000F7A8E">
        <w:rPr>
          <w:rFonts w:ascii="Arial" w:eastAsia="Calibri" w:hAnsi="Arial" w:cs="Arial"/>
          <w:sz w:val="20"/>
          <w:szCs w:val="20"/>
        </w:rPr>
        <w:t>In this proposal</w:t>
      </w:r>
      <w:r w:rsidR="00381DC8">
        <w:rPr>
          <w:rFonts w:ascii="Arial" w:eastAsia="Calibri" w:hAnsi="Arial" w:cs="Arial"/>
          <w:sz w:val="20"/>
          <w:szCs w:val="20"/>
        </w:rPr>
        <w:t>,</w:t>
      </w:r>
      <w:r w:rsidR="000F7A8E">
        <w:rPr>
          <w:rFonts w:ascii="Arial" w:eastAsia="Calibri" w:hAnsi="Arial" w:cs="Arial"/>
          <w:sz w:val="20"/>
          <w:szCs w:val="20"/>
        </w:rPr>
        <w:t xml:space="preserve"> we will support the development and implementation of standards to annotate, store</w:t>
      </w:r>
      <w:r w:rsidR="00381DC8">
        <w:rPr>
          <w:rFonts w:ascii="Arial" w:eastAsia="Calibri" w:hAnsi="Arial" w:cs="Arial"/>
          <w:sz w:val="20"/>
          <w:szCs w:val="20"/>
        </w:rPr>
        <w:t>,</w:t>
      </w:r>
      <w:r w:rsidR="000F7A8E">
        <w:rPr>
          <w:rFonts w:ascii="Arial" w:eastAsia="Calibri" w:hAnsi="Arial" w:cs="Arial"/>
          <w:sz w:val="20"/>
          <w:szCs w:val="20"/>
        </w:rPr>
        <w:t xml:space="preserve"> and access genomes and networks in the Ensembl and Reactome infrastructure</w:t>
      </w:r>
      <w:r w:rsidR="00ED49CE">
        <w:rPr>
          <w:rFonts w:ascii="Arial" w:eastAsia="Calibri" w:hAnsi="Arial" w:cs="Arial"/>
          <w:sz w:val="20"/>
          <w:szCs w:val="20"/>
        </w:rPr>
        <w:t>s</w:t>
      </w:r>
      <w:r w:rsidR="000F7A8E">
        <w:rPr>
          <w:rFonts w:ascii="Arial" w:eastAsia="Calibri" w:hAnsi="Arial" w:cs="Arial"/>
          <w:sz w:val="20"/>
          <w:szCs w:val="20"/>
        </w:rPr>
        <w:t>, standards which have been used in the vertebrate</w:t>
      </w:r>
      <w:r w:rsidR="00ED49CE">
        <w:rPr>
          <w:rFonts w:ascii="Arial" w:eastAsia="Calibri" w:hAnsi="Arial" w:cs="Arial"/>
          <w:sz w:val="20"/>
          <w:szCs w:val="20"/>
        </w:rPr>
        <w:t xml:space="preserve"> research</w:t>
      </w:r>
      <w:r w:rsidR="000F7A8E">
        <w:rPr>
          <w:rFonts w:ascii="Arial" w:eastAsia="Calibri" w:hAnsi="Arial" w:cs="Arial"/>
          <w:sz w:val="20"/>
          <w:szCs w:val="20"/>
        </w:rPr>
        <w:t xml:space="preserve"> community</w:t>
      </w:r>
      <w:r w:rsidR="00381DC8">
        <w:rPr>
          <w:rFonts w:ascii="Arial" w:eastAsia="Calibri" w:hAnsi="Arial" w:cs="Arial"/>
          <w:sz w:val="20"/>
          <w:szCs w:val="20"/>
        </w:rPr>
        <w:t xml:space="preserve"> and allowing</w:t>
      </w:r>
      <w:r w:rsidR="000F7A8E">
        <w:rPr>
          <w:rFonts w:ascii="Arial" w:eastAsia="Calibri" w:hAnsi="Arial" w:cs="Arial"/>
          <w:sz w:val="20"/>
          <w:szCs w:val="20"/>
        </w:rPr>
        <w:t xml:space="preserve"> us to </w:t>
      </w:r>
      <w:r w:rsidR="000F7A8E">
        <w:rPr>
          <w:rFonts w:ascii="Arial" w:eastAsia="Calibri" w:hAnsi="Arial" w:cs="Arial"/>
          <w:sz w:val="20"/>
          <w:szCs w:val="20"/>
        </w:rPr>
        <w:lastRenderedPageBreak/>
        <w:t>build on more than 10 years of development</w:t>
      </w:r>
      <w:r w:rsidR="00381DC8">
        <w:rPr>
          <w:rFonts w:ascii="Arial" w:eastAsia="Calibri" w:hAnsi="Arial" w:cs="Arial"/>
          <w:sz w:val="20"/>
          <w:szCs w:val="20"/>
        </w:rPr>
        <w:t xml:space="preserve"> while</w:t>
      </w:r>
      <w:r w:rsidR="000F7A8E">
        <w:rPr>
          <w:rFonts w:ascii="Arial" w:eastAsia="Calibri" w:hAnsi="Arial" w:cs="Arial"/>
          <w:sz w:val="20"/>
          <w:szCs w:val="20"/>
        </w:rPr>
        <w:t xml:space="preserve"> leveraging mature infrastructure and best practices, and, where commonality exists, allowing us to focus new development </w:t>
      </w:r>
      <w:r w:rsidR="00381DC8">
        <w:rPr>
          <w:rFonts w:ascii="Arial" w:eastAsia="Calibri" w:hAnsi="Arial" w:cs="Arial"/>
          <w:sz w:val="20"/>
          <w:szCs w:val="20"/>
        </w:rPr>
        <w:t xml:space="preserve">of </w:t>
      </w:r>
      <w:r w:rsidR="000F7A8E">
        <w:rPr>
          <w:rFonts w:ascii="Arial" w:eastAsia="Calibri" w:hAnsi="Arial" w:cs="Arial"/>
          <w:sz w:val="20"/>
          <w:szCs w:val="20"/>
        </w:rPr>
        <w:t xml:space="preserve">plant-specific needs to support hypothesis-driven research to </w:t>
      </w:r>
      <w:r w:rsidR="000F7A8E" w:rsidRPr="003F439A">
        <w:rPr>
          <w:rFonts w:ascii="Arial" w:hAnsi="Arial" w:cs="Arial"/>
          <w:sz w:val="20"/>
          <w:szCs w:val="20"/>
        </w:rPr>
        <w:t>increase our understanding of fundamental properties in biology and agriculture.</w:t>
      </w:r>
    </w:p>
    <w:p w:rsidR="00B94800" w:rsidRDefault="007E6930">
      <w:pPr>
        <w:spacing w:before="120" w:after="100" w:line="240" w:lineRule="auto"/>
        <w:rPr>
          <w:rFonts w:ascii="Arial" w:hAnsi="Arial" w:cs="Arial"/>
          <w:b/>
          <w:sz w:val="20"/>
          <w:szCs w:val="20"/>
        </w:rPr>
      </w:pPr>
      <w:r>
        <w:rPr>
          <w:rFonts w:ascii="Arial" w:hAnsi="Arial" w:cs="Arial"/>
          <w:b/>
          <w:sz w:val="20"/>
          <w:szCs w:val="20"/>
        </w:rPr>
        <w:t>PRIOR RESULTS</w:t>
      </w:r>
    </w:p>
    <w:p w:rsidR="00B94800" w:rsidRDefault="007034D5">
      <w:pPr>
        <w:spacing w:before="120" w:after="100" w:line="240" w:lineRule="auto"/>
        <w:rPr>
          <w:rFonts w:ascii="Arial" w:hAnsi="Arial" w:cs="Arial"/>
          <w:b/>
          <w:sz w:val="20"/>
          <w:szCs w:val="20"/>
        </w:rPr>
      </w:pPr>
      <w:r w:rsidRPr="006075CE">
        <w:rPr>
          <w:rFonts w:ascii="Arial" w:hAnsi="Arial" w:cs="Arial"/>
          <w:b/>
          <w:sz w:val="20"/>
          <w:szCs w:val="20"/>
        </w:rPr>
        <w:t xml:space="preserve">Gramene (NSF DBI 0703908), Plant Ontology (NSF </w:t>
      </w:r>
      <w:r w:rsidR="00B26962" w:rsidRPr="006075CE">
        <w:rPr>
          <w:rFonts w:ascii="Arial" w:hAnsi="Arial" w:cs="Arial"/>
          <w:b/>
          <w:sz w:val="20"/>
          <w:szCs w:val="20"/>
        </w:rPr>
        <w:t>DBI</w:t>
      </w:r>
      <w:r w:rsidR="00B26962">
        <w:rPr>
          <w:rFonts w:ascii="Arial" w:hAnsi="Arial" w:cs="Arial"/>
          <w:b/>
          <w:sz w:val="20"/>
          <w:szCs w:val="20"/>
        </w:rPr>
        <w:t xml:space="preserve"> </w:t>
      </w:r>
      <w:r w:rsidR="00B26962" w:rsidRPr="004F20A4">
        <w:rPr>
          <w:rFonts w:ascii="Arial" w:hAnsi="Arial" w:cs="Arial"/>
          <w:b/>
          <w:sz w:val="20"/>
          <w:szCs w:val="20"/>
        </w:rPr>
        <w:t>0321666</w:t>
      </w:r>
      <w:r w:rsidRPr="006075CE">
        <w:rPr>
          <w:rFonts w:ascii="Arial" w:hAnsi="Arial" w:cs="Arial"/>
          <w:b/>
          <w:sz w:val="20"/>
          <w:szCs w:val="20"/>
        </w:rPr>
        <w:t xml:space="preserve">), An </w:t>
      </w:r>
      <w:r w:rsidRPr="006075CE">
        <w:rPr>
          <w:rFonts w:ascii="Arial" w:hAnsi="Arial" w:cs="Arial"/>
          <w:b/>
          <w:i/>
          <w:sz w:val="20"/>
          <w:szCs w:val="20"/>
        </w:rPr>
        <w:t>Arabidopsis</w:t>
      </w:r>
      <w:r w:rsidR="00ED0B71">
        <w:rPr>
          <w:rFonts w:ascii="Arial" w:hAnsi="Arial" w:cs="Arial"/>
          <w:b/>
          <w:sz w:val="20"/>
          <w:szCs w:val="20"/>
        </w:rPr>
        <w:t xml:space="preserve"> Polymorphi</w:t>
      </w:r>
      <w:r w:rsidRPr="006075CE">
        <w:rPr>
          <w:rFonts w:ascii="Arial" w:hAnsi="Arial" w:cs="Arial"/>
          <w:b/>
          <w:sz w:val="20"/>
          <w:szCs w:val="20"/>
        </w:rPr>
        <w:t>sim Database (NSF DEB-0723510)</w:t>
      </w:r>
    </w:p>
    <w:p w:rsidR="00B94800" w:rsidRDefault="007034D5">
      <w:pPr>
        <w:spacing w:before="120" w:after="100"/>
        <w:rPr>
          <w:rFonts w:ascii="Arial" w:hAnsi="Arial" w:cs="Arial"/>
          <w:sz w:val="20"/>
          <w:szCs w:val="20"/>
        </w:rPr>
      </w:pPr>
      <w:r w:rsidRPr="006075CE">
        <w:rPr>
          <w:rFonts w:ascii="Arial" w:hAnsi="Arial" w:cs="Arial"/>
          <w:b/>
          <w:sz w:val="20"/>
          <w:szCs w:val="20"/>
        </w:rPr>
        <w:t xml:space="preserve">Outreach: </w:t>
      </w:r>
      <w:r w:rsidRPr="006075CE">
        <w:rPr>
          <w:rFonts w:ascii="Arial" w:hAnsi="Arial" w:cs="Arial"/>
          <w:sz w:val="20"/>
          <w:szCs w:val="20"/>
        </w:rPr>
        <w:t>In the</w:t>
      </w:r>
      <w:r w:rsidR="00E30E3B">
        <w:rPr>
          <w:rFonts w:ascii="Arial" w:hAnsi="Arial" w:cs="Arial"/>
          <w:sz w:val="20"/>
          <w:szCs w:val="20"/>
        </w:rPr>
        <w:t xml:space="preserve"> nine</w:t>
      </w:r>
      <w:r w:rsidRPr="006075CE">
        <w:rPr>
          <w:rFonts w:ascii="Arial" w:hAnsi="Arial" w:cs="Arial"/>
          <w:sz w:val="20"/>
          <w:szCs w:val="20"/>
        </w:rPr>
        <w:t xml:space="preserve"> years </w:t>
      </w:r>
      <w:r w:rsidR="00ED49CE">
        <w:rPr>
          <w:rFonts w:ascii="Arial" w:hAnsi="Arial" w:cs="Arial"/>
          <w:sz w:val="20"/>
          <w:szCs w:val="20"/>
        </w:rPr>
        <w:t>of th</w:t>
      </w:r>
      <w:r w:rsidRPr="006075CE">
        <w:rPr>
          <w:rFonts w:ascii="Arial" w:hAnsi="Arial" w:cs="Arial"/>
          <w:sz w:val="20"/>
          <w:szCs w:val="20"/>
        </w:rPr>
        <w:t xml:space="preserve">e Gramene project, we have served more than 5.5M page requests to more than 1.1M unique visitors located primarily in North America (over 50% of traffic), Asia (30%), and Europe (10%).  We have made 32 major releases, responded to hundreds of user requests for help, published or contributed to more </w:t>
      </w:r>
      <w:r w:rsidR="007E6930">
        <w:rPr>
          <w:rFonts w:ascii="Arial" w:hAnsi="Arial" w:cs="Arial"/>
          <w:sz w:val="20"/>
          <w:szCs w:val="20"/>
        </w:rPr>
        <w:t xml:space="preserve"> than </w:t>
      </w:r>
      <w:r w:rsidRPr="006075CE">
        <w:rPr>
          <w:rFonts w:ascii="Arial" w:hAnsi="Arial" w:cs="Arial"/>
          <w:sz w:val="20"/>
          <w:szCs w:val="20"/>
        </w:rPr>
        <w:t>1</w:t>
      </w:r>
      <w:r w:rsidR="00347F4A">
        <w:rPr>
          <w:rFonts w:ascii="Arial" w:hAnsi="Arial" w:cs="Arial"/>
          <w:sz w:val="20"/>
          <w:szCs w:val="20"/>
        </w:rPr>
        <w:t>7</w:t>
      </w:r>
      <w:r w:rsidRPr="006075CE">
        <w:rPr>
          <w:rFonts w:ascii="Arial" w:hAnsi="Arial" w:cs="Arial"/>
          <w:sz w:val="20"/>
          <w:szCs w:val="20"/>
        </w:rPr>
        <w:t xml:space="preserve"> articles in peer-reviewed journals</w:t>
      </w:r>
      <w:r w:rsidR="00BF6FE4">
        <w:rPr>
          <w:rFonts w:ascii="Arial" w:hAnsi="Arial" w:cs="Arial"/>
          <w:sz w:val="20"/>
          <w:szCs w:val="20"/>
        </w:rPr>
        <w:fldChar w:fldCharType="begin">
          <w:fldData xml:space="preserve">aXRhLCBOLiBDLjwvYXV0aG9yPjxhdXRob3I+Q2hhcGFycm8sIEMuPC9hdXRob3I+PGF1dGhvcj5D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PEVuZE5vdGU+PENpdGU+PEF1dGhvcj5KYWlzd2FsPC9BdXRob3I+PFllYXI+MjAxMDwvWWVhcj48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==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fldChar w:fldCharType="begin">
          <w:fldData xml:space="preserve">aXRhLCBOLiBDLjwvYXV0aG9yPjxhdXRob3I+Q2hhcGFycm8sIEMuPC9hdXRob3I+PGF1dGhvcj5D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7,13-28</w:t>
      </w:r>
      <w:r w:rsidR="00BF6FE4">
        <w:rPr>
          <w:rFonts w:ascii="Arial" w:hAnsi="Arial" w:cs="Arial"/>
          <w:sz w:val="20"/>
          <w:szCs w:val="20"/>
        </w:rPr>
        <w:fldChar w:fldCharType="end"/>
      </w:r>
      <w:r w:rsidRPr="006075CE">
        <w:rPr>
          <w:rFonts w:ascii="Arial" w:hAnsi="Arial" w:cs="Arial"/>
          <w:sz w:val="20"/>
          <w:szCs w:val="20"/>
        </w:rPr>
        <w:t>, trained more than 12 postdocs, and presented posters, talks, workshops and computer demonstrations at tens of meetings in the US and abroad.</w:t>
      </w:r>
    </w:p>
    <w:p w:rsidR="00B94800" w:rsidRDefault="00B21FD9">
      <w:pPr>
        <w:spacing w:before="120" w:after="100"/>
        <w:rPr>
          <w:rFonts w:ascii="Arial" w:hAnsi="Arial" w:cs="Arial"/>
          <w:sz w:val="20"/>
          <w:szCs w:val="20"/>
        </w:rPr>
      </w:pPr>
      <w:r>
        <w:drawing>
          <wp:anchor distT="0" distB="6096" distL="114300" distR="114300" simplePos="0" relativeHeight="251657045" behindDoc="0" locked="0" layoutInCell="1" allowOverlap="1">
            <wp:simplePos x="0" y="0"/>
            <wp:positionH relativeFrom="column">
              <wp:posOffset>1905</wp:posOffset>
            </wp:positionH>
            <wp:positionV relativeFrom="paragraph">
              <wp:posOffset>581660</wp:posOffset>
            </wp:positionV>
            <wp:extent cx="2225040" cy="1761490"/>
            <wp:effectExtent l="50800" t="25400" r="35560" b="16510"/>
            <wp:wrapTight wrapText="bothSides">
              <wp:wrapPolygon edited="0">
                <wp:start x="-493" y="-311"/>
                <wp:lineTo x="-493" y="21802"/>
                <wp:lineTo x="21945" y="21802"/>
                <wp:lineTo x="21945" y="-311"/>
                <wp:lineTo x="-493" y="-311"/>
              </wp:wrapPolygon>
            </wp:wrapTight>
            <wp:docPr id="75" name="P 1" descr="Screen shot 2011-01-07 at 1.44.54 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 1" descr="Screen shot 2011-01-07 at 1.44.54 PM.png"/>
                    <pic:cNvPicPr>
                      <a:picLocks noChangeArrowheads="1"/>
                    </pic:cNvPicPr>
                  </pic:nvPicPr>
                  <pic:blipFill>
                    <a:blip r:embed="rId7"/>
                    <a:srcRect/>
                    <a:stretch>
                      <a:fillRect/>
                    </a:stretch>
                  </pic:blipFill>
                  <pic:spPr bwMode="auto">
                    <a:xfrm>
                      <a:off x="0" y="0"/>
                      <a:ext cx="2225040" cy="1761490"/>
                    </a:xfrm>
                    <a:prstGeom prst="rect">
                      <a:avLst/>
                    </a:prstGeom>
                    <a:noFill/>
                    <a:ln w="6350">
                      <a:solidFill>
                        <a:srgbClr val="000000"/>
                      </a:solidFill>
                      <a:miter lim="800000"/>
                      <a:headEnd/>
                      <a:tailEnd/>
                    </a:ln>
                  </pic:spPr>
                </pic:pic>
              </a:graphicData>
            </a:graphic>
          </wp:anchor>
        </w:drawing>
      </w:r>
      <w:r w:rsidR="007034D5" w:rsidRPr="006075CE">
        <w:rPr>
          <w:rFonts w:ascii="Arial" w:hAnsi="Arial" w:cs="Arial"/>
          <w:b/>
          <w:sz w:val="20"/>
          <w:szCs w:val="20"/>
        </w:rPr>
        <w:t xml:space="preserve">Website: </w:t>
      </w:r>
      <w:r w:rsidR="008567B6">
        <w:rPr>
          <w:rFonts w:ascii="Arial" w:hAnsi="Arial" w:cs="Arial"/>
          <w:sz w:val="20"/>
          <w:szCs w:val="20"/>
        </w:rPr>
        <w:t>The Gramene home page was redesigned</w:t>
      </w:r>
      <w:r w:rsidR="008567B6" w:rsidRPr="006075CE">
        <w:rPr>
          <w:rFonts w:ascii="Arial" w:hAnsi="Arial" w:cs="Arial"/>
          <w:sz w:val="20"/>
          <w:szCs w:val="20"/>
        </w:rPr>
        <w:t xml:space="preserve"> </w:t>
      </w:r>
      <w:r w:rsidR="007034D5" w:rsidRPr="006075CE">
        <w:rPr>
          <w:rFonts w:ascii="Arial" w:hAnsi="Arial" w:cs="Arial"/>
          <w:sz w:val="20"/>
          <w:szCs w:val="20"/>
        </w:rPr>
        <w:t xml:space="preserve">to allow easy access to our </w:t>
      </w:r>
      <w:r w:rsidR="008567B6">
        <w:rPr>
          <w:rFonts w:ascii="Arial" w:hAnsi="Arial" w:cs="Arial"/>
          <w:sz w:val="20"/>
          <w:szCs w:val="20"/>
        </w:rPr>
        <w:t>global</w:t>
      </w:r>
      <w:r w:rsidR="008567B6" w:rsidRPr="006075CE">
        <w:rPr>
          <w:rFonts w:ascii="Arial" w:hAnsi="Arial" w:cs="Arial"/>
          <w:sz w:val="20"/>
          <w:szCs w:val="20"/>
        </w:rPr>
        <w:t xml:space="preserve"> </w:t>
      </w:r>
      <w:r w:rsidR="007034D5" w:rsidRPr="006075CE">
        <w:rPr>
          <w:rFonts w:ascii="Arial" w:hAnsi="Arial" w:cs="Arial"/>
          <w:sz w:val="20"/>
          <w:szCs w:val="20"/>
        </w:rPr>
        <w:t xml:space="preserve">site search, </w:t>
      </w:r>
      <w:r w:rsidR="008567B6">
        <w:rPr>
          <w:rFonts w:ascii="Arial" w:hAnsi="Arial" w:cs="Arial"/>
          <w:sz w:val="20"/>
          <w:szCs w:val="20"/>
        </w:rPr>
        <w:t xml:space="preserve">individual </w:t>
      </w:r>
      <w:r w:rsidR="007034D5" w:rsidRPr="006075CE">
        <w:rPr>
          <w:rFonts w:ascii="Arial" w:hAnsi="Arial" w:cs="Arial"/>
          <w:sz w:val="20"/>
          <w:szCs w:val="20"/>
        </w:rPr>
        <w:t xml:space="preserve">genomes, genetic diversity, metabolic pathways, proteins, genes, ontologies, markers and sequences, comparative maps, </w:t>
      </w:r>
      <w:r w:rsidR="008567B6">
        <w:rPr>
          <w:rFonts w:ascii="Arial" w:hAnsi="Arial" w:cs="Arial"/>
          <w:sz w:val="20"/>
          <w:szCs w:val="20"/>
        </w:rPr>
        <w:t>q</w:t>
      </w:r>
      <w:r w:rsidR="007034D5" w:rsidRPr="006075CE">
        <w:rPr>
          <w:rFonts w:ascii="Arial" w:hAnsi="Arial" w:cs="Arial"/>
          <w:sz w:val="20"/>
          <w:szCs w:val="20"/>
        </w:rPr>
        <w:t xml:space="preserve">uantitative </w:t>
      </w:r>
      <w:r w:rsidR="008567B6">
        <w:rPr>
          <w:rFonts w:ascii="Arial" w:hAnsi="Arial" w:cs="Arial"/>
          <w:sz w:val="20"/>
          <w:szCs w:val="20"/>
        </w:rPr>
        <w:t>t</w:t>
      </w:r>
      <w:r w:rsidR="007034D5" w:rsidRPr="006075CE">
        <w:rPr>
          <w:rFonts w:ascii="Arial" w:hAnsi="Arial" w:cs="Arial"/>
          <w:sz w:val="20"/>
          <w:szCs w:val="20"/>
        </w:rPr>
        <w:t xml:space="preserve">rait </w:t>
      </w:r>
      <w:r w:rsidR="008567B6">
        <w:rPr>
          <w:rFonts w:ascii="Arial" w:hAnsi="Arial" w:cs="Arial"/>
          <w:sz w:val="20"/>
          <w:szCs w:val="20"/>
        </w:rPr>
        <w:t>l</w:t>
      </w:r>
      <w:r w:rsidR="007034D5" w:rsidRPr="006075CE">
        <w:rPr>
          <w:rFonts w:ascii="Arial" w:hAnsi="Arial" w:cs="Arial"/>
          <w:sz w:val="20"/>
          <w:szCs w:val="20"/>
        </w:rPr>
        <w:t>oci (QTL), BioMart, and pages detailing the significance of our main species</w:t>
      </w:r>
      <w:r w:rsidR="000C29C5">
        <w:rPr>
          <w:rFonts w:ascii="Arial" w:hAnsi="Arial" w:cs="Arial"/>
          <w:sz w:val="20"/>
          <w:szCs w:val="20"/>
        </w:rPr>
        <w:t xml:space="preserve"> (Fig </w:t>
      </w:r>
      <w:r w:rsidR="002D0BB2">
        <w:rPr>
          <w:rFonts w:ascii="Arial" w:hAnsi="Arial" w:cs="Arial"/>
          <w:sz w:val="20"/>
          <w:szCs w:val="20"/>
        </w:rPr>
        <w:t>1</w:t>
      </w:r>
      <w:r w:rsidR="000C29C5">
        <w:rPr>
          <w:rFonts w:ascii="Arial" w:hAnsi="Arial" w:cs="Arial"/>
          <w:sz w:val="20"/>
          <w:szCs w:val="20"/>
        </w:rPr>
        <w:t>)</w:t>
      </w:r>
      <w:r w:rsidR="007034D5" w:rsidRPr="006075CE">
        <w:rPr>
          <w:rFonts w:ascii="Arial" w:hAnsi="Arial" w:cs="Arial"/>
          <w:sz w:val="20"/>
          <w:szCs w:val="20"/>
        </w:rPr>
        <w:t xml:space="preserve">. </w:t>
      </w:r>
    </w:p>
    <w:p w:rsidR="00B94800" w:rsidRDefault="00BF6FE4">
      <w:pPr>
        <w:spacing w:before="120" w:after="100"/>
        <w:rPr>
          <w:rFonts w:ascii="Arial" w:hAnsi="Arial" w:cs="Arial"/>
          <w:sz w:val="20"/>
          <w:szCs w:val="20"/>
        </w:rPr>
      </w:pPr>
      <w:r w:rsidRPr="00BF6FE4">
        <w:pict>
          <v:shapetype id="_x0000_t202" coordsize="21600,21600" o:spt="202" path="m,l,21600r21600,l21600,xe">
            <v:stroke joinstyle="miter"/>
            <v:path gradientshapeok="t" o:connecttype="rect"/>
          </v:shapetype>
          <v:shape id="_x0000_s1072" type="#_x0000_t202" style="position:absolute;margin-left:89.05pt;margin-top:201.35pt;width:191.25pt;height:20.35pt;z-index:251659776" stroked="f">
            <v:textbox style="mso-next-textbox:#_x0000_s1072;mso-fit-shape-to-text:t" inset="0,0,0,0">
              <w:txbxContent>
                <w:p w:rsidR="00596B8D" w:rsidRPr="008567B6" w:rsidRDefault="00596B8D" w:rsidP="000C29C5">
                  <w:pPr>
                    <w:pStyle w:val="Caption"/>
                    <w:rPr>
                      <w:rFonts w:ascii="Arial" w:hAnsi="Arial" w:cs="Arial"/>
                      <w:b w:val="0"/>
                      <w:color w:val="000000" w:themeColor="text1"/>
                      <w:sz w:val="20"/>
                      <w:szCs w:val="20"/>
                    </w:rPr>
                  </w:pPr>
                  <w:r w:rsidRPr="008567B6">
                    <w:rPr>
                      <w:rFonts w:ascii="Arial" w:hAnsi="Arial"/>
                      <w:b w:val="0"/>
                      <w:color w:val="000000" w:themeColor="text1"/>
                    </w:rPr>
                    <w:t xml:space="preserve">Figure </w:t>
                  </w:r>
                  <w:r w:rsidR="00EA1DC3">
                    <w:rPr>
                      <w:rFonts w:ascii="Arial" w:hAnsi="Arial"/>
                      <w:b w:val="0"/>
                      <w:color w:val="000000" w:themeColor="text1"/>
                    </w:rPr>
                    <w:t>2</w:t>
                  </w:r>
                  <w:r>
                    <w:rPr>
                      <w:rFonts w:ascii="Arial" w:hAnsi="Arial"/>
                      <w:b w:val="0"/>
                      <w:color w:val="000000" w:themeColor="text1"/>
                    </w:rPr>
                    <w:t>:</w:t>
                  </w:r>
                  <w:r w:rsidRPr="008567B6">
                    <w:rPr>
                      <w:rFonts w:ascii="Arial" w:hAnsi="Arial"/>
                      <w:b w:val="0"/>
                      <w:color w:val="000000" w:themeColor="text1"/>
                    </w:rPr>
                    <w:t xml:space="preserve"> Display of </w:t>
                  </w:r>
                  <w:r w:rsidRPr="008567B6">
                    <w:rPr>
                      <w:rFonts w:ascii="Arial" w:hAnsi="Arial"/>
                      <w:b w:val="0"/>
                      <w:i/>
                      <w:color w:val="000000" w:themeColor="text1"/>
                    </w:rPr>
                    <w:t>Vitis viniferra</w:t>
                  </w:r>
                  <w:r w:rsidRPr="008567B6">
                    <w:rPr>
                      <w:rFonts w:ascii="Arial" w:hAnsi="Arial"/>
                      <w:b w:val="0"/>
                      <w:color w:val="000000" w:themeColor="text1"/>
                    </w:rPr>
                    <w:t xml:space="preserve"> variation</w:t>
                  </w:r>
                  <w:r>
                    <w:rPr>
                      <w:rFonts w:ascii="Arial" w:hAnsi="Arial"/>
                      <w:b w:val="0"/>
                      <w:color w:val="000000" w:themeColor="text1"/>
                    </w:rPr>
                    <w:t>.</w:t>
                  </w:r>
                </w:p>
              </w:txbxContent>
            </v:textbox>
            <w10:wrap type="square"/>
          </v:shape>
        </w:pict>
      </w:r>
      <w:r w:rsidRPr="00BF6FE4">
        <w:pict>
          <v:shape id="_x0000_s1071" type="#_x0000_t202" style="position:absolute;margin-left:-187.1pt;margin-top:125.85pt;width:175.75pt;height:17.95pt;z-index:251658410;mso-wrap-edited:f" wrapcoords="-92 0 -92 20700 21692 20700 21692 0 -92 0" o:regroupid="1" stroked="f" strokecolor="black [3213]" strokeweight=".5pt">
            <v:textbox style="mso-next-textbox:#_x0000_s1071" inset="0,0,0,0">
              <w:txbxContent>
                <w:p w:rsidR="00596B8D" w:rsidRPr="008567B6" w:rsidRDefault="00596B8D" w:rsidP="000C29C5">
                  <w:pPr>
                    <w:pStyle w:val="Caption"/>
                    <w:rPr>
                      <w:rFonts w:ascii="Arial" w:hAnsi="Arial" w:cs="Arial"/>
                      <w:b w:val="0"/>
                      <w:color w:val="000000" w:themeColor="text1"/>
                      <w:sz w:val="20"/>
                      <w:szCs w:val="20"/>
                    </w:rPr>
                  </w:pPr>
                  <w:r w:rsidRPr="008567B6">
                    <w:rPr>
                      <w:rFonts w:ascii="Arial" w:hAnsi="Arial"/>
                      <w:b w:val="0"/>
                      <w:color w:val="000000" w:themeColor="text1"/>
                    </w:rPr>
                    <w:t xml:space="preserve">Figure </w:t>
                  </w:r>
                  <w:r w:rsidR="00EA1DC3">
                    <w:rPr>
                      <w:rFonts w:ascii="Arial" w:hAnsi="Arial"/>
                      <w:b w:val="0"/>
                      <w:color w:val="000000" w:themeColor="text1"/>
                    </w:rPr>
                    <w:t>1</w:t>
                  </w:r>
                  <w:r>
                    <w:rPr>
                      <w:rFonts w:ascii="Arial" w:hAnsi="Arial"/>
                      <w:b w:val="0"/>
                      <w:color w:val="000000" w:themeColor="text1"/>
                    </w:rPr>
                    <w:t>:</w:t>
                  </w:r>
                  <w:r w:rsidRPr="008567B6">
                    <w:rPr>
                      <w:rFonts w:ascii="Arial" w:hAnsi="Arial"/>
                      <w:b w:val="0"/>
                      <w:color w:val="000000" w:themeColor="text1"/>
                    </w:rPr>
                    <w:t xml:space="preserve"> Gramene home Page</w:t>
                  </w:r>
                </w:p>
              </w:txbxContent>
            </v:textbox>
            <w10:wrap type="tight"/>
          </v:shape>
        </w:pict>
      </w:r>
      <w:r w:rsidRPr="00BF6FE4">
        <w:pict>
          <v:shape id="_x0000_s1073" type="#_x0000_t202" style="position:absolute;margin-left:-9.6pt;margin-top:340.25pt;width:302.4pt;height:20.35pt;z-index:251660800" stroked="f">
            <v:textbox style="mso-next-textbox:#_x0000_s1073;mso-fit-shape-to-text:t" inset="0,0,0,0">
              <w:txbxContent>
                <w:p w:rsidR="00596B8D" w:rsidRPr="008567B6" w:rsidRDefault="00596B8D" w:rsidP="00A726D6">
                  <w:pPr>
                    <w:pStyle w:val="Caption"/>
                    <w:rPr>
                      <w:rFonts w:ascii="Arial" w:hAnsi="Arial" w:cs="Arial"/>
                      <w:b w:val="0"/>
                      <w:color w:val="000000" w:themeColor="text1"/>
                      <w:sz w:val="20"/>
                      <w:szCs w:val="20"/>
                    </w:rPr>
                  </w:pPr>
                  <w:r w:rsidRPr="008567B6">
                    <w:rPr>
                      <w:rFonts w:ascii="Arial" w:hAnsi="Arial"/>
                      <w:b w:val="0"/>
                      <w:color w:val="000000" w:themeColor="text1"/>
                    </w:rPr>
                    <w:t xml:space="preserve">Figure </w:t>
                  </w:r>
                  <w:r w:rsidR="00EA1DC3">
                    <w:rPr>
                      <w:rFonts w:ascii="Arial" w:hAnsi="Arial"/>
                      <w:b w:val="0"/>
                      <w:color w:val="000000" w:themeColor="text1"/>
                    </w:rPr>
                    <w:t>3</w:t>
                  </w:r>
                  <w:r>
                    <w:rPr>
                      <w:rFonts w:ascii="Arial" w:hAnsi="Arial"/>
                      <w:b w:val="0"/>
                      <w:color w:val="000000" w:themeColor="text1"/>
                    </w:rPr>
                    <w:t>:</w:t>
                  </w:r>
                  <w:r w:rsidRPr="008567B6">
                    <w:rPr>
                      <w:rFonts w:ascii="Arial" w:hAnsi="Arial"/>
                      <w:b w:val="0"/>
                      <w:color w:val="000000" w:themeColor="text1"/>
                    </w:rPr>
                    <w:t xml:space="preserve"> Gene tree display</w:t>
                  </w:r>
                  <w:r>
                    <w:rPr>
                      <w:rFonts w:ascii="Arial" w:hAnsi="Arial"/>
                      <w:b w:val="0"/>
                      <w:color w:val="000000" w:themeColor="text1"/>
                    </w:rPr>
                    <w:t>.</w:t>
                  </w:r>
                </w:p>
              </w:txbxContent>
            </v:textbox>
            <w10:wrap type="square"/>
          </v:shape>
        </w:pict>
      </w:r>
      <w:r w:rsidR="007E6930">
        <w:drawing>
          <wp:anchor distT="0" distB="0" distL="114300" distR="114300" simplePos="0" relativeHeight="251651584" behindDoc="0" locked="0" layoutInCell="1" allowOverlap="1">
            <wp:simplePos x="0" y="0"/>
            <wp:positionH relativeFrom="column">
              <wp:posOffset>-118110</wp:posOffset>
            </wp:positionH>
            <wp:positionV relativeFrom="paragraph">
              <wp:posOffset>3436620</wp:posOffset>
            </wp:positionV>
            <wp:extent cx="3840480" cy="874395"/>
            <wp:effectExtent l="50800" t="25400" r="20320" b="14605"/>
            <wp:wrapSquare wrapText="bothSides"/>
            <wp:docPr id="39" name="Picture 39" descr="gene-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ene-tree"/>
                    <pic:cNvPicPr>
                      <a:picLocks noChangeAspect="1" noChangeArrowheads="1"/>
                    </pic:cNvPicPr>
                  </pic:nvPicPr>
                  <pic:blipFill>
                    <a:blip r:embed="rId8" cstate="print"/>
                    <a:srcRect/>
                    <a:stretch>
                      <a:fillRect/>
                    </a:stretch>
                  </pic:blipFill>
                  <pic:spPr bwMode="auto">
                    <a:xfrm>
                      <a:off x="0" y="0"/>
                      <a:ext cx="3840480" cy="874395"/>
                    </a:xfrm>
                    <a:prstGeom prst="rect">
                      <a:avLst/>
                    </a:prstGeom>
                    <a:noFill/>
                    <a:ln w="6350" cap="flat" cmpd="sng" algn="ctr">
                      <a:solidFill>
                        <a:srgbClr val="000000"/>
                      </a:solidFill>
                      <a:prstDash val="solid"/>
                      <a:miter lim="800000"/>
                      <a:headEnd type="none" w="med" len="med"/>
                      <a:tailEnd type="none" w="med" len="med"/>
                    </a:ln>
                  </pic:spPr>
                </pic:pic>
              </a:graphicData>
            </a:graphic>
          </wp:anchor>
        </w:drawing>
      </w:r>
      <w:r w:rsidR="0082444E" w:rsidRPr="006075CE">
        <w:rPr>
          <w:rFonts w:ascii="Arial" w:hAnsi="Arial" w:cs="Arial"/>
          <w:sz w:val="20"/>
          <w:szCs w:val="20"/>
        </w:rPr>
        <w:drawing>
          <wp:anchor distT="0" distB="0" distL="114300" distR="114300" simplePos="0" relativeHeight="251653632" behindDoc="0" locked="0" layoutInCell="1" allowOverlap="1">
            <wp:simplePos x="0" y="0"/>
            <wp:positionH relativeFrom="column">
              <wp:posOffset>1141095</wp:posOffset>
            </wp:positionH>
            <wp:positionV relativeFrom="paragraph">
              <wp:posOffset>1173480</wp:posOffset>
            </wp:positionV>
            <wp:extent cx="2428875" cy="1323975"/>
            <wp:effectExtent l="50800" t="25400" r="34925" b="22225"/>
            <wp:wrapSquare wrapText="bothSides"/>
            <wp:docPr id="41" name="Picture 7" descr="grape_var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e_variation"/>
                    <pic:cNvPicPr>
                      <a:picLocks noChangeAspect="1" noChangeArrowheads="1"/>
                    </pic:cNvPicPr>
                  </pic:nvPicPr>
                  <pic:blipFill>
                    <a:blip r:embed="rId9" cstate="print"/>
                    <a:srcRect/>
                    <a:stretch>
                      <a:fillRect/>
                    </a:stretch>
                  </pic:blipFill>
                  <pic:spPr bwMode="auto">
                    <a:xfrm>
                      <a:off x="0" y="0"/>
                      <a:ext cx="2428875" cy="1323975"/>
                    </a:xfrm>
                    <a:prstGeom prst="rect">
                      <a:avLst/>
                    </a:prstGeom>
                    <a:noFill/>
                    <a:ln w="6350" cap="flat" cmpd="sng" algn="ctr">
                      <a:solidFill>
                        <a:schemeClr val="tx1"/>
                      </a:solidFill>
                      <a:prstDash val="solid"/>
                      <a:miter lim="800000"/>
                      <a:headEnd type="none" w="med" len="med"/>
                      <a:tailEnd type="none" w="med" len="med"/>
                    </a:ln>
                    <a:effectLst/>
                  </pic:spPr>
                </pic:pic>
              </a:graphicData>
            </a:graphic>
          </wp:anchor>
        </w:drawing>
      </w:r>
      <w:r w:rsidR="007034D5" w:rsidRPr="006075CE">
        <w:rPr>
          <w:rFonts w:ascii="Arial" w:hAnsi="Arial" w:cs="Arial"/>
          <w:b/>
          <w:sz w:val="20"/>
          <w:szCs w:val="20"/>
        </w:rPr>
        <w:t>Genomes:</w:t>
      </w:r>
      <w:r w:rsidR="007034D5" w:rsidRPr="006075CE">
        <w:rPr>
          <w:rFonts w:ascii="Arial" w:hAnsi="Arial" w:cs="Arial"/>
          <w:sz w:val="20"/>
          <w:szCs w:val="20"/>
        </w:rPr>
        <w:t xml:space="preserve"> Gramene hosts 10 complete plant genomes and 8 partial genomes using the Ensembl genome browser to provide users with powerful and flexible browsing of genome annotations such as gene structures, ESTs, cDNAs, proteins, genetic markers, BAC-end sequences, and SNPs. We make available 329 sources of sequence alignments to our hosted genomes using a Distributed Annotation Server (DAS). We have established a formal collaboration with the European Bioinformatics Institute’s (EBI) EnsemblGenomes project to share the burden of annotating genomes and building the data mining tools needed by the plant research community</w:t>
      </w:r>
      <w:r w:rsidR="002D0BB2">
        <w:rPr>
          <w:rFonts w:ascii="Arial" w:hAnsi="Arial" w:cs="Arial"/>
          <w:sz w:val="20"/>
          <w:szCs w:val="20"/>
        </w:rPr>
        <w:t xml:space="preserve"> (letter Kersey)</w:t>
      </w:r>
      <w:r w:rsidR="007034D5" w:rsidRPr="006075CE">
        <w:rPr>
          <w:rFonts w:ascii="Arial" w:hAnsi="Arial" w:cs="Arial"/>
          <w:sz w:val="20"/>
          <w:szCs w:val="20"/>
        </w:rPr>
        <w:t>.  The 32</w:t>
      </w:r>
      <w:r w:rsidR="00061C92" w:rsidRPr="00061C92">
        <w:rPr>
          <w:rFonts w:ascii="Arial" w:hAnsi="Arial" w:cs="Arial"/>
          <w:sz w:val="20"/>
          <w:szCs w:val="20"/>
          <w:vertAlign w:val="superscript"/>
        </w:rPr>
        <w:t>nd</w:t>
      </w:r>
      <w:r w:rsidR="007034D5" w:rsidRPr="006075CE">
        <w:rPr>
          <w:rFonts w:ascii="Arial" w:hAnsi="Arial" w:cs="Arial"/>
          <w:sz w:val="20"/>
          <w:szCs w:val="20"/>
        </w:rPr>
        <w:t xml:space="preserve"> build of Gramene now includes variation data for four species integrated into our Ensembl genome browser and Plant Variation Mart builds from EBI, allowing users to easily view and download SNPs associated with any genomic region of interest.  </w:t>
      </w:r>
      <w:r w:rsidR="002D0BB2">
        <w:rPr>
          <w:rFonts w:ascii="Arial" w:hAnsi="Arial" w:cs="Arial"/>
          <w:sz w:val="20"/>
          <w:szCs w:val="20"/>
        </w:rPr>
        <w:t xml:space="preserve">Figure 2 </w:t>
      </w:r>
      <w:r w:rsidR="007034D5" w:rsidRPr="006075CE">
        <w:rPr>
          <w:rFonts w:ascii="Arial" w:hAnsi="Arial" w:cs="Arial"/>
          <w:sz w:val="20"/>
          <w:szCs w:val="20"/>
        </w:rPr>
        <w:t>is a</w:t>
      </w:r>
      <w:r w:rsidR="002D0BB2">
        <w:rPr>
          <w:rFonts w:ascii="Arial" w:hAnsi="Arial" w:cs="Arial"/>
          <w:sz w:val="20"/>
          <w:szCs w:val="20"/>
        </w:rPr>
        <w:t xml:space="preserve"> screenshot of an</w:t>
      </w:r>
      <w:r w:rsidR="007034D5" w:rsidRPr="006075CE">
        <w:rPr>
          <w:rFonts w:ascii="Arial" w:hAnsi="Arial" w:cs="Arial"/>
          <w:sz w:val="20"/>
          <w:szCs w:val="20"/>
        </w:rPr>
        <w:t xml:space="preserve"> Ensembl browser view showing </w:t>
      </w:r>
      <w:r w:rsidR="007034D5" w:rsidRPr="006075CE">
        <w:rPr>
          <w:rFonts w:ascii="Arial" w:hAnsi="Arial" w:cs="Arial"/>
          <w:i/>
          <w:sz w:val="20"/>
          <w:szCs w:val="20"/>
        </w:rPr>
        <w:t>Vitis vinifera</w:t>
      </w:r>
      <w:r w:rsidR="007034D5" w:rsidRPr="006075CE">
        <w:rPr>
          <w:rFonts w:ascii="Arial" w:hAnsi="Arial" w:cs="Arial"/>
          <w:sz w:val="20"/>
          <w:szCs w:val="20"/>
        </w:rPr>
        <w:t xml:space="preserve"> SNPs in the context of gene annotation.  SNPs are color-coded to indicate position relative to gene features (e.g. "intronic") and consequences </w:t>
      </w:r>
      <w:r w:rsidR="008567B6" w:rsidRPr="006075CE">
        <w:rPr>
          <w:rFonts w:ascii="Arial" w:hAnsi="Arial" w:cs="Arial"/>
          <w:sz w:val="20"/>
          <w:szCs w:val="20"/>
        </w:rPr>
        <w:t xml:space="preserve">of </w:t>
      </w:r>
      <w:r w:rsidR="008567B6">
        <w:rPr>
          <w:rFonts w:ascii="Arial" w:hAnsi="Arial" w:cs="Arial"/>
          <w:sz w:val="20"/>
          <w:szCs w:val="20"/>
        </w:rPr>
        <w:t>the polymorphism</w:t>
      </w:r>
      <w:r w:rsidR="008567B6" w:rsidRPr="006075CE">
        <w:rPr>
          <w:rFonts w:ascii="Arial" w:hAnsi="Arial" w:cs="Arial"/>
          <w:sz w:val="20"/>
          <w:szCs w:val="20"/>
        </w:rPr>
        <w:t xml:space="preserve"> </w:t>
      </w:r>
      <w:r w:rsidR="007034D5" w:rsidRPr="006075CE">
        <w:rPr>
          <w:rFonts w:ascii="Arial" w:hAnsi="Arial" w:cs="Arial"/>
          <w:sz w:val="20"/>
          <w:szCs w:val="20"/>
        </w:rPr>
        <w:t>on coding sequence (e.g. "non-synonymous</w:t>
      </w:r>
      <w:r w:rsidR="00697D07" w:rsidRPr="006075CE">
        <w:rPr>
          <w:rFonts w:ascii="Arial" w:hAnsi="Arial" w:cs="Arial"/>
          <w:sz w:val="20"/>
          <w:szCs w:val="20"/>
        </w:rPr>
        <w:t>")</w:t>
      </w:r>
      <w:r w:rsidR="000C29C5">
        <w:rPr>
          <w:rFonts w:ascii="Arial" w:hAnsi="Arial" w:cs="Arial"/>
          <w:sz w:val="20"/>
          <w:szCs w:val="20"/>
        </w:rPr>
        <w:t xml:space="preserve"> (Fig. 2)</w:t>
      </w:r>
      <w:r w:rsidR="00697D07" w:rsidRPr="006075CE">
        <w:rPr>
          <w:rFonts w:ascii="Arial" w:hAnsi="Arial" w:cs="Arial"/>
          <w:sz w:val="20"/>
          <w:szCs w:val="20"/>
        </w:rPr>
        <w:t xml:space="preserve">. </w:t>
      </w:r>
    </w:p>
    <w:p w:rsidR="00B94800" w:rsidRDefault="007034D5">
      <w:pPr>
        <w:spacing w:before="120" w:after="100"/>
        <w:rPr>
          <w:rFonts w:ascii="Arial" w:hAnsi="Arial" w:cs="Arial"/>
          <w:sz w:val="20"/>
          <w:szCs w:val="20"/>
        </w:rPr>
      </w:pPr>
      <w:r w:rsidRPr="006075CE">
        <w:rPr>
          <w:rFonts w:ascii="Arial" w:hAnsi="Arial" w:cs="Arial"/>
          <w:sz w:val="20"/>
          <w:szCs w:val="20"/>
        </w:rPr>
        <w:t xml:space="preserve">Gramene’s </w:t>
      </w:r>
      <w:r w:rsidR="00ED49CE">
        <w:rPr>
          <w:rFonts w:ascii="Arial" w:hAnsi="Arial" w:cs="Arial"/>
          <w:sz w:val="20"/>
          <w:szCs w:val="20"/>
        </w:rPr>
        <w:t xml:space="preserve">Compara </w:t>
      </w:r>
      <w:r w:rsidRPr="006075CE">
        <w:rPr>
          <w:rFonts w:ascii="Arial" w:hAnsi="Arial" w:cs="Arial"/>
          <w:sz w:val="20"/>
          <w:szCs w:val="20"/>
        </w:rPr>
        <w:t xml:space="preserve">gene tree builds </w:t>
      </w:r>
      <w:r w:rsidR="00ED49CE">
        <w:rPr>
          <w:rFonts w:ascii="Arial" w:hAnsi="Arial" w:cs="Arial"/>
          <w:sz w:val="20"/>
          <w:szCs w:val="20"/>
        </w:rPr>
        <w:t xml:space="preserve">provide phylogenetic reconstructions and ortholog prediction.  Improvements in the Ensembl user interface now allows </w:t>
      </w:r>
      <w:r w:rsidRPr="006075CE">
        <w:rPr>
          <w:rFonts w:ascii="Arial" w:hAnsi="Arial" w:cs="Arial"/>
          <w:sz w:val="20"/>
          <w:szCs w:val="20"/>
        </w:rPr>
        <w:t>users to easily expand</w:t>
      </w:r>
      <w:r w:rsidR="00ED49CE">
        <w:rPr>
          <w:rFonts w:ascii="Arial" w:hAnsi="Arial" w:cs="Arial"/>
          <w:sz w:val="20"/>
          <w:szCs w:val="20"/>
        </w:rPr>
        <w:t xml:space="preserve"> and collapses</w:t>
      </w:r>
      <w:r w:rsidRPr="006075CE">
        <w:rPr>
          <w:rFonts w:ascii="Arial" w:hAnsi="Arial" w:cs="Arial"/>
          <w:sz w:val="20"/>
          <w:szCs w:val="20"/>
        </w:rPr>
        <w:t xml:space="preserve"> branches by clicking on the tree image in the </w:t>
      </w:r>
      <w:r w:rsidRPr="006075CE">
        <w:rPr>
          <w:rFonts w:ascii="Arial" w:hAnsi="Arial" w:cs="Arial"/>
          <w:sz w:val="20"/>
          <w:szCs w:val="20"/>
        </w:rPr>
        <w:lastRenderedPageBreak/>
        <w:t xml:space="preserve">Ensembl interface. The gene tree view </w:t>
      </w:r>
      <w:r w:rsidR="00122D0F">
        <w:rPr>
          <w:rFonts w:ascii="Arial" w:hAnsi="Arial" w:cs="Arial"/>
          <w:sz w:val="20"/>
          <w:szCs w:val="20"/>
        </w:rPr>
        <w:t xml:space="preserve">in Figure 3 </w:t>
      </w:r>
      <w:r w:rsidRPr="006075CE">
        <w:rPr>
          <w:rFonts w:ascii="Arial" w:hAnsi="Arial" w:cs="Arial"/>
          <w:sz w:val="20"/>
          <w:szCs w:val="20"/>
        </w:rPr>
        <w:t>above</w:t>
      </w:r>
      <w:r w:rsidR="00122D0F">
        <w:rPr>
          <w:rFonts w:ascii="Arial" w:hAnsi="Arial" w:cs="Arial"/>
          <w:sz w:val="20"/>
          <w:szCs w:val="20"/>
        </w:rPr>
        <w:t xml:space="preserve"> is</w:t>
      </w:r>
      <w:r w:rsidRPr="006075CE">
        <w:rPr>
          <w:rFonts w:ascii="Arial" w:hAnsi="Arial" w:cs="Arial"/>
          <w:sz w:val="20"/>
          <w:szCs w:val="20"/>
        </w:rPr>
        <w:t xml:space="preserve"> of the </w:t>
      </w:r>
      <w:r w:rsidRPr="006075CE">
        <w:rPr>
          <w:rFonts w:ascii="Arial" w:hAnsi="Arial" w:cs="Arial"/>
          <w:i/>
          <w:sz w:val="20"/>
          <w:szCs w:val="20"/>
        </w:rPr>
        <w:t>O. sativa</w:t>
      </w:r>
      <w:r w:rsidRPr="006075CE">
        <w:rPr>
          <w:rFonts w:ascii="Arial" w:hAnsi="Arial" w:cs="Arial"/>
          <w:sz w:val="20"/>
          <w:szCs w:val="20"/>
        </w:rPr>
        <w:t xml:space="preserve"> gene “DL” show</w:t>
      </w:r>
      <w:r w:rsidR="00122D0F">
        <w:rPr>
          <w:rFonts w:ascii="Arial" w:hAnsi="Arial" w:cs="Arial"/>
          <w:sz w:val="20"/>
          <w:szCs w:val="20"/>
        </w:rPr>
        <w:t>ing</w:t>
      </w:r>
      <w:r w:rsidRPr="006075CE">
        <w:rPr>
          <w:rFonts w:ascii="Arial" w:hAnsi="Arial" w:cs="Arial"/>
          <w:sz w:val="20"/>
          <w:szCs w:val="20"/>
        </w:rPr>
        <w:t xml:space="preserve"> </w:t>
      </w:r>
      <w:r w:rsidR="00122D0F">
        <w:rPr>
          <w:rFonts w:ascii="Arial" w:hAnsi="Arial" w:cs="Arial"/>
          <w:sz w:val="20"/>
          <w:szCs w:val="20"/>
        </w:rPr>
        <w:t xml:space="preserve">the </w:t>
      </w:r>
      <w:r w:rsidRPr="006075CE">
        <w:rPr>
          <w:rFonts w:ascii="Arial" w:hAnsi="Arial" w:cs="Arial"/>
          <w:sz w:val="20"/>
          <w:szCs w:val="20"/>
        </w:rPr>
        <w:t>expandable sub-trees (grey)</w:t>
      </w:r>
      <w:r w:rsidR="00122D0F">
        <w:rPr>
          <w:rFonts w:ascii="Arial" w:hAnsi="Arial" w:cs="Arial"/>
          <w:sz w:val="20"/>
          <w:szCs w:val="20"/>
        </w:rPr>
        <w:t xml:space="preserve">, </w:t>
      </w:r>
      <w:r w:rsidRPr="006075CE">
        <w:rPr>
          <w:rFonts w:ascii="Arial" w:hAnsi="Arial" w:cs="Arial"/>
          <w:sz w:val="20"/>
          <w:szCs w:val="20"/>
        </w:rPr>
        <w:t>paralogs (blue), speciation events (blue nodes) and duplication events (red nodes). In build 32 we create</w:t>
      </w:r>
      <w:r w:rsidR="00381DC8">
        <w:rPr>
          <w:rFonts w:ascii="Arial" w:hAnsi="Arial" w:cs="Arial"/>
          <w:sz w:val="20"/>
          <w:szCs w:val="20"/>
        </w:rPr>
        <w:t>d</w:t>
      </w:r>
      <w:r w:rsidRPr="006075CE">
        <w:rPr>
          <w:rFonts w:ascii="Arial" w:hAnsi="Arial" w:cs="Arial"/>
          <w:sz w:val="20"/>
          <w:szCs w:val="20"/>
        </w:rPr>
        <w:t xml:space="preserve"> over 35K trees with almost 400K genes.  Compara orthology is also employed to construct blocks of synteny among genomes, the results of which are displayed from our Ensembl browser and in CMap</w:t>
      </w:r>
      <w:r w:rsidR="002D0BB2">
        <w:rPr>
          <w:rFonts w:ascii="Arial" w:hAnsi="Arial" w:cs="Arial"/>
          <w:sz w:val="20"/>
          <w:szCs w:val="20"/>
        </w:rPr>
        <w:t xml:space="preserve"> (Fig. 4)</w:t>
      </w:r>
      <w:r w:rsidRPr="006075CE">
        <w:rPr>
          <w:rFonts w:ascii="Arial" w:hAnsi="Arial" w:cs="Arial"/>
          <w:sz w:val="20"/>
          <w:szCs w:val="20"/>
        </w:rPr>
        <w:t>.  The new multi-species view shows alignments with gene annotations across multiple species</w:t>
      </w:r>
      <w:r w:rsidR="006D17EE">
        <w:rPr>
          <w:rFonts w:ascii="Arial" w:hAnsi="Arial" w:cs="Arial"/>
          <w:sz w:val="20"/>
          <w:szCs w:val="20"/>
        </w:rPr>
        <w:t xml:space="preserve"> (Fig </w:t>
      </w:r>
      <w:r w:rsidR="00ED49CE">
        <w:rPr>
          <w:rFonts w:ascii="Arial" w:hAnsi="Arial" w:cs="Arial"/>
          <w:sz w:val="20"/>
          <w:szCs w:val="20"/>
        </w:rPr>
        <w:t>8</w:t>
      </w:r>
      <w:r w:rsidR="006D17EE">
        <w:rPr>
          <w:rFonts w:ascii="Arial" w:hAnsi="Arial" w:cs="Arial"/>
          <w:sz w:val="20"/>
          <w:szCs w:val="20"/>
        </w:rPr>
        <w:t>)</w:t>
      </w:r>
      <w:r w:rsidRPr="006075CE">
        <w:rPr>
          <w:rFonts w:ascii="Arial" w:hAnsi="Arial" w:cs="Arial"/>
          <w:sz w:val="20"/>
          <w:szCs w:val="20"/>
        </w:rPr>
        <w:t>.</w:t>
      </w:r>
      <w:r w:rsidR="006D17EE">
        <w:rPr>
          <w:rFonts w:ascii="Arial" w:hAnsi="Arial" w:cs="Arial"/>
          <w:sz w:val="20"/>
          <w:szCs w:val="20"/>
        </w:rPr>
        <w:t xml:space="preserve"> </w:t>
      </w:r>
      <w:r w:rsidRPr="006075CE">
        <w:rPr>
          <w:rFonts w:ascii="Arial" w:hAnsi="Arial" w:cs="Arial"/>
          <w:sz w:val="20"/>
          <w:szCs w:val="20"/>
        </w:rPr>
        <w:t xml:space="preserve"> </w:t>
      </w:r>
    </w:p>
    <w:p w:rsidR="00B94800" w:rsidRDefault="00BF6FE4">
      <w:pPr>
        <w:spacing w:before="120" w:after="100"/>
        <w:rPr>
          <w:rFonts w:ascii="Arial" w:hAnsi="Arial" w:cs="Arial"/>
          <w:sz w:val="20"/>
          <w:szCs w:val="20"/>
        </w:rPr>
      </w:pPr>
      <w:r w:rsidRPr="00BF6FE4">
        <w:pict>
          <v:shape id="_x0000_s1075" type="#_x0000_t202" style="position:absolute;margin-left:317.15pt;margin-top:144.75pt;width:151pt;height:23.6pt;z-index:251661824" stroked="f">
            <v:textbox style="mso-next-textbox:#_x0000_s1075" inset="0,0,0,0">
              <w:txbxContent>
                <w:p w:rsidR="00596B8D" w:rsidRPr="008567B6" w:rsidRDefault="00596B8D" w:rsidP="00A726D6">
                  <w:pPr>
                    <w:pStyle w:val="Caption"/>
                    <w:rPr>
                      <w:rFonts w:ascii="Arial" w:hAnsi="Arial" w:cs="Arial"/>
                      <w:b w:val="0"/>
                      <w:color w:val="000000" w:themeColor="text1"/>
                      <w:sz w:val="20"/>
                      <w:szCs w:val="20"/>
                    </w:rPr>
                  </w:pPr>
                  <w:r w:rsidRPr="008567B6">
                    <w:rPr>
                      <w:rFonts w:ascii="Arial" w:hAnsi="Arial"/>
                      <w:b w:val="0"/>
                      <w:color w:val="000000" w:themeColor="text1"/>
                    </w:rPr>
                    <w:t xml:space="preserve">Figure </w:t>
                  </w:r>
                  <w:r w:rsidR="00EA1DC3">
                    <w:rPr>
                      <w:rFonts w:ascii="Arial" w:hAnsi="Arial"/>
                      <w:b w:val="0"/>
                      <w:color w:val="000000" w:themeColor="text1"/>
                    </w:rPr>
                    <w:t>4</w:t>
                  </w:r>
                  <w:r>
                    <w:rPr>
                      <w:rFonts w:ascii="Arial" w:hAnsi="Arial"/>
                      <w:b w:val="0"/>
                      <w:color w:val="000000" w:themeColor="text1"/>
                    </w:rPr>
                    <w:t>:</w:t>
                  </w:r>
                  <w:r w:rsidRPr="008567B6">
                    <w:rPr>
                      <w:rFonts w:ascii="Arial" w:hAnsi="Arial"/>
                      <w:b w:val="0"/>
                      <w:color w:val="000000" w:themeColor="text1"/>
                    </w:rPr>
                    <w:t xml:space="preserve"> CMap display of rice and sorghum</w:t>
                  </w:r>
                  <w:r>
                    <w:rPr>
                      <w:rFonts w:ascii="Arial" w:hAnsi="Arial"/>
                      <w:b w:val="0"/>
                      <w:color w:val="000000" w:themeColor="text1"/>
                    </w:rPr>
                    <w:t>.</w:t>
                  </w:r>
                </w:p>
              </w:txbxContent>
            </v:textbox>
            <w10:wrap type="square"/>
          </v:shape>
        </w:pict>
      </w:r>
      <w:r w:rsidR="003F6C28">
        <w:drawing>
          <wp:anchor distT="0" distB="0" distL="114300" distR="114300" simplePos="0" relativeHeight="251652608" behindDoc="0" locked="0" layoutInCell="1" allowOverlap="1">
            <wp:simplePos x="0" y="0"/>
            <wp:positionH relativeFrom="column">
              <wp:posOffset>4018280</wp:posOffset>
            </wp:positionH>
            <wp:positionV relativeFrom="paragraph">
              <wp:posOffset>-3810</wp:posOffset>
            </wp:positionV>
            <wp:extent cx="1917700" cy="1809750"/>
            <wp:effectExtent l="50800" t="25400" r="12700" b="19050"/>
            <wp:wrapSquare wrapText="bothSides"/>
            <wp:docPr id="40" name="Picture 40" descr="sorghum-1-vs-rice-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orghum-1-vs-rice-3-10"/>
                    <pic:cNvPicPr>
                      <a:picLocks noChangeAspect="1" noChangeArrowheads="1"/>
                    </pic:cNvPicPr>
                  </pic:nvPicPr>
                  <pic:blipFill>
                    <a:blip r:embed="rId10" cstate="print"/>
                    <a:srcRect/>
                    <a:stretch>
                      <a:fillRect/>
                    </a:stretch>
                  </pic:blipFill>
                  <pic:spPr bwMode="auto">
                    <a:xfrm>
                      <a:off x="0" y="0"/>
                      <a:ext cx="1917700" cy="1809750"/>
                    </a:xfrm>
                    <a:prstGeom prst="rect">
                      <a:avLst/>
                    </a:prstGeom>
                    <a:noFill/>
                    <a:ln w="6350" cap="flat" cmpd="sng" algn="ctr">
                      <a:solidFill>
                        <a:srgbClr val="000000"/>
                      </a:solidFill>
                      <a:prstDash val="solid"/>
                      <a:miter lim="800000"/>
                      <a:headEnd type="none" w="med" len="med"/>
                      <a:tailEnd type="none" w="med" len="med"/>
                    </a:ln>
                  </pic:spPr>
                </pic:pic>
              </a:graphicData>
            </a:graphic>
          </wp:anchor>
        </w:drawing>
      </w:r>
      <w:r w:rsidR="007034D5" w:rsidRPr="006075CE">
        <w:rPr>
          <w:rFonts w:ascii="Arial" w:hAnsi="Arial" w:cs="Arial"/>
          <w:b/>
          <w:sz w:val="20"/>
          <w:szCs w:val="20"/>
        </w:rPr>
        <w:t>Maps:</w:t>
      </w:r>
      <w:r w:rsidR="007034D5" w:rsidRPr="006075CE">
        <w:rPr>
          <w:rFonts w:ascii="Arial" w:hAnsi="Arial" w:cs="Arial"/>
          <w:sz w:val="20"/>
          <w:szCs w:val="20"/>
        </w:rPr>
        <w:t xml:space="preserve"> Gramene’s custom-built and widely used comparative map viewer, CMap, now holds a total of 215 maps from 32 species, an increase of over 60 maps in the last four years.  It now displays three of our hosted sequenced genomes, providing links to many </w:t>
      </w:r>
      <w:r w:rsidR="00A410A1">
        <w:rPr>
          <w:rFonts w:ascii="Arial" w:hAnsi="Arial" w:cs="Arial"/>
          <w:sz w:val="20"/>
          <w:szCs w:val="20"/>
        </w:rPr>
        <w:t xml:space="preserve">physical and genetic maps from non-sequenced plants </w:t>
      </w:r>
      <w:r w:rsidR="007034D5" w:rsidRPr="006075CE">
        <w:rPr>
          <w:rFonts w:ascii="Arial" w:hAnsi="Arial" w:cs="Arial"/>
          <w:sz w:val="20"/>
          <w:szCs w:val="20"/>
        </w:rPr>
        <w:t>and our collaborators</w:t>
      </w:r>
      <w:r w:rsidR="00A410A1">
        <w:rPr>
          <w:rFonts w:ascii="Arial" w:hAnsi="Arial" w:cs="Arial"/>
          <w:sz w:val="20"/>
          <w:szCs w:val="20"/>
        </w:rPr>
        <w:t xml:space="preserve"> online resources</w:t>
      </w:r>
      <w:r w:rsidR="007034D5" w:rsidRPr="006075CE">
        <w:rPr>
          <w:rFonts w:ascii="Arial" w:hAnsi="Arial" w:cs="Arial"/>
          <w:sz w:val="20"/>
          <w:szCs w:val="20"/>
        </w:rPr>
        <w:t xml:space="preserve">.  We also display </w:t>
      </w:r>
      <w:r w:rsidR="008567B6">
        <w:rPr>
          <w:rFonts w:ascii="Arial" w:hAnsi="Arial" w:cs="Arial"/>
          <w:sz w:val="20"/>
          <w:szCs w:val="20"/>
        </w:rPr>
        <w:t>cross-species</w:t>
      </w:r>
      <w:r w:rsidR="008567B6" w:rsidRPr="006075CE">
        <w:rPr>
          <w:rFonts w:ascii="Arial" w:hAnsi="Arial" w:cs="Arial"/>
          <w:sz w:val="20"/>
          <w:szCs w:val="20"/>
        </w:rPr>
        <w:t xml:space="preserve"> </w:t>
      </w:r>
      <w:r w:rsidR="007034D5" w:rsidRPr="006075CE">
        <w:rPr>
          <w:rFonts w:ascii="Arial" w:hAnsi="Arial" w:cs="Arial"/>
          <w:sz w:val="20"/>
          <w:szCs w:val="20"/>
        </w:rPr>
        <w:t>syntenic blocks created from our Compara build to show comparisons of our sequenced genomes such as in the example at right where it can be seen that sorghum's chromosome 1 has synteny to rice chromosomes 3 and 10</w:t>
      </w:r>
      <w:r w:rsidR="000C29C5">
        <w:rPr>
          <w:rFonts w:ascii="Arial" w:hAnsi="Arial" w:cs="Arial"/>
          <w:sz w:val="20"/>
          <w:szCs w:val="20"/>
        </w:rPr>
        <w:t xml:space="preserve"> (Fig.</w:t>
      </w:r>
      <w:r w:rsidR="00A726D6">
        <w:rPr>
          <w:rFonts w:ascii="Arial" w:hAnsi="Arial" w:cs="Arial"/>
          <w:sz w:val="20"/>
          <w:szCs w:val="20"/>
        </w:rPr>
        <w:t xml:space="preserve"> 4</w:t>
      </w:r>
      <w:r w:rsidR="000C29C5">
        <w:rPr>
          <w:rFonts w:ascii="Arial" w:hAnsi="Arial" w:cs="Arial"/>
          <w:sz w:val="20"/>
          <w:szCs w:val="20"/>
        </w:rPr>
        <w:t>)</w:t>
      </w:r>
      <w:r w:rsidR="007034D5" w:rsidRPr="006075CE">
        <w:rPr>
          <w:rFonts w:ascii="Arial" w:hAnsi="Arial" w:cs="Arial"/>
          <w:sz w:val="20"/>
          <w:szCs w:val="20"/>
        </w:rPr>
        <w:t xml:space="preserve">.  The software is freely available at Sourceforge and used in several web sites including GrainGenes, the LIS, CottonDB, and several projects at the Centre for Comparative Genomics at Murdoch University, Australia. </w:t>
      </w:r>
    </w:p>
    <w:p w:rsidR="00B94800" w:rsidRDefault="007034D5">
      <w:pPr>
        <w:spacing w:before="120" w:after="100"/>
        <w:rPr>
          <w:rFonts w:ascii="Arial" w:hAnsi="Arial" w:cs="Arial"/>
          <w:sz w:val="20"/>
          <w:szCs w:val="20"/>
        </w:rPr>
      </w:pPr>
      <w:r w:rsidRPr="006075CE">
        <w:rPr>
          <w:rFonts w:ascii="Arial" w:hAnsi="Arial" w:cs="Arial"/>
          <w:b/>
          <w:sz w:val="20"/>
          <w:szCs w:val="20"/>
        </w:rPr>
        <w:t xml:space="preserve">Functional Annotation of metabolic and regulatory pathway: </w:t>
      </w:r>
      <w:r w:rsidRPr="006075CE">
        <w:rPr>
          <w:rFonts w:ascii="Arial" w:hAnsi="Arial" w:cs="Arial"/>
          <w:sz w:val="20"/>
          <w:szCs w:val="20"/>
        </w:rPr>
        <w:t xml:space="preserve">In the past 3 years, we have released the </w:t>
      </w:r>
      <w:r w:rsidR="00381DC8" w:rsidRPr="006075CE">
        <w:rPr>
          <w:rFonts w:ascii="Arial" w:hAnsi="Arial" w:cs="Arial"/>
          <w:sz w:val="20"/>
          <w:szCs w:val="20"/>
        </w:rPr>
        <w:t xml:space="preserve">constructed </w:t>
      </w:r>
      <w:r w:rsidRPr="006075CE">
        <w:rPr>
          <w:rFonts w:ascii="Arial" w:hAnsi="Arial" w:cs="Arial"/>
          <w:sz w:val="20"/>
          <w:szCs w:val="20"/>
        </w:rPr>
        <w:t xml:space="preserve">metabolic networks for rice (RiceCyc), sorghum (SorghumCyc), </w:t>
      </w:r>
      <w:r w:rsidRPr="006075CE">
        <w:rPr>
          <w:rFonts w:ascii="Arial" w:hAnsi="Arial" w:cs="Arial"/>
          <w:i/>
          <w:sz w:val="20"/>
          <w:szCs w:val="20"/>
        </w:rPr>
        <w:t>Brachypodium</w:t>
      </w:r>
      <w:r w:rsidRPr="006075CE">
        <w:rPr>
          <w:rFonts w:ascii="Arial" w:hAnsi="Arial" w:cs="Arial"/>
          <w:sz w:val="20"/>
          <w:szCs w:val="20"/>
        </w:rPr>
        <w:t xml:space="preserve"> (BrachyCyc)</w:t>
      </w:r>
      <w:r w:rsidR="00662E09" w:rsidRPr="006075CE">
        <w:rPr>
          <w:rFonts w:ascii="Arial" w:hAnsi="Arial" w:cs="Arial"/>
          <w:sz w:val="20"/>
          <w:szCs w:val="20"/>
        </w:rPr>
        <w:t>,</w:t>
      </w:r>
      <w:r w:rsidRPr="006075CE">
        <w:rPr>
          <w:rFonts w:ascii="Arial" w:hAnsi="Arial" w:cs="Arial"/>
          <w:sz w:val="20"/>
          <w:szCs w:val="20"/>
        </w:rPr>
        <w:t xml:space="preserve"> and maize (MaizeCyc) and provided mirrors for seven more species-specific pathways allowing </w:t>
      </w:r>
      <w:r w:rsidR="000F7A8E">
        <w:rPr>
          <w:rFonts w:ascii="Arial" w:hAnsi="Arial" w:cs="Arial"/>
          <w:sz w:val="20"/>
          <w:szCs w:val="20"/>
        </w:rPr>
        <w:t>users</w:t>
      </w:r>
      <w:r w:rsidR="000F7A8E" w:rsidRPr="006075CE">
        <w:rPr>
          <w:rFonts w:ascii="Arial" w:hAnsi="Arial" w:cs="Arial"/>
          <w:sz w:val="20"/>
          <w:szCs w:val="20"/>
        </w:rPr>
        <w:t xml:space="preserve"> </w:t>
      </w:r>
      <w:r w:rsidRPr="006075CE">
        <w:rPr>
          <w:rFonts w:ascii="Arial" w:hAnsi="Arial" w:cs="Arial"/>
          <w:sz w:val="20"/>
          <w:szCs w:val="20"/>
        </w:rPr>
        <w:t xml:space="preserve">to compare two or more datasets. </w:t>
      </w:r>
      <w:r w:rsidR="00381DC8">
        <w:rPr>
          <w:rFonts w:ascii="Arial" w:hAnsi="Arial" w:cs="Arial"/>
          <w:sz w:val="20"/>
          <w:szCs w:val="20"/>
        </w:rPr>
        <w:t xml:space="preserve"> </w:t>
      </w:r>
      <w:r w:rsidRPr="006075CE">
        <w:rPr>
          <w:rFonts w:ascii="Arial" w:hAnsi="Arial" w:cs="Arial"/>
          <w:sz w:val="20"/>
          <w:szCs w:val="20"/>
        </w:rPr>
        <w:t xml:space="preserve">Manual curation was emphasized for rice for which we have released 5 incremental versions.  We developed a tool to map microarray probe IDs against the reference gene IDs to overlay expression data on the cellular overview of the metabolic network. </w:t>
      </w:r>
      <w:r w:rsidR="00381DC8">
        <w:rPr>
          <w:rFonts w:ascii="Arial" w:hAnsi="Arial" w:cs="Arial"/>
          <w:sz w:val="20"/>
          <w:szCs w:val="20"/>
        </w:rPr>
        <w:t>Our manually</w:t>
      </w:r>
      <w:r w:rsidR="00381DC8" w:rsidRPr="006075CE">
        <w:rPr>
          <w:rFonts w:ascii="Arial" w:hAnsi="Arial" w:cs="Arial"/>
          <w:sz w:val="20"/>
          <w:szCs w:val="20"/>
        </w:rPr>
        <w:t xml:space="preserve"> </w:t>
      </w:r>
      <w:r w:rsidRPr="006075CE">
        <w:rPr>
          <w:rFonts w:ascii="Arial" w:hAnsi="Arial" w:cs="Arial"/>
          <w:sz w:val="20"/>
          <w:szCs w:val="20"/>
        </w:rPr>
        <w:t xml:space="preserve">curated genes are also present in a community curation portal called “Plant Gene Wiki.”  The goals of Aim 2 to create plant networks </w:t>
      </w:r>
      <w:r w:rsidR="006D17EE">
        <w:rPr>
          <w:rFonts w:ascii="Arial" w:hAnsi="Arial" w:cs="Arial"/>
          <w:sz w:val="20"/>
          <w:szCs w:val="20"/>
        </w:rPr>
        <w:t>is a natural extension of</w:t>
      </w:r>
      <w:r w:rsidRPr="006075CE">
        <w:rPr>
          <w:rFonts w:ascii="Arial" w:hAnsi="Arial" w:cs="Arial"/>
          <w:sz w:val="20"/>
          <w:szCs w:val="20"/>
        </w:rPr>
        <w:t xml:space="preserve"> this work.</w:t>
      </w:r>
    </w:p>
    <w:p w:rsidR="00B94800" w:rsidRDefault="007034D5">
      <w:pPr>
        <w:spacing w:before="120" w:after="100"/>
        <w:rPr>
          <w:rFonts w:ascii="Arial" w:hAnsi="Arial" w:cs="Arial"/>
          <w:b/>
          <w:sz w:val="20"/>
          <w:szCs w:val="20"/>
        </w:rPr>
      </w:pPr>
      <w:r w:rsidRPr="006075CE">
        <w:rPr>
          <w:rFonts w:ascii="Arial" w:hAnsi="Arial" w:cs="Arial"/>
          <w:b/>
          <w:sz w:val="20"/>
          <w:szCs w:val="20"/>
        </w:rPr>
        <w:t xml:space="preserve">Support the Plant Ontology: </w:t>
      </w:r>
      <w:r w:rsidRPr="006075CE">
        <w:rPr>
          <w:rFonts w:ascii="Arial" w:hAnsi="Arial" w:cs="Arial"/>
          <w:sz w:val="20"/>
          <w:szCs w:val="20"/>
        </w:rPr>
        <w:t>The Plant Ontology, a standard vocabulary of terms to describe flowering plant anatomic structures and their developmental stages</w:t>
      </w:r>
      <w:r w:rsidR="00BF6FE4">
        <w:rPr>
          <w:rFonts w:ascii="Arial" w:hAnsi="Arial" w:cs="Arial"/>
          <w:sz w:val="20"/>
          <w:szCs w:val="20"/>
        </w:rPr>
        <w:fldChar w:fldCharType="begin">
          <w:fldData xml:space="preserve">PEVuZE5vdGU+PENpdGU+PEF1dGhvcj5KYWlzd2FsPC9BdXRob3I+PFllYXI+MjAwNTwvWWVhcj48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=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PEVuZE5vdGU+PENpdGU+PEF1dGhvcj5KYWlzd2FsPC9BdXRob3I+PFllYXI+MjAwNTwvWWVhcj48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=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20,29</w:t>
      </w:r>
      <w:r w:rsidR="00BF6FE4">
        <w:rPr>
          <w:rFonts w:ascii="Arial" w:hAnsi="Arial" w:cs="Arial"/>
          <w:sz w:val="20"/>
          <w:szCs w:val="20"/>
        </w:rPr>
        <w:fldChar w:fldCharType="end"/>
      </w:r>
      <w:r w:rsidR="00E1523B">
        <w:rPr>
          <w:rFonts w:ascii="Arial" w:hAnsi="Arial" w:cs="Arial"/>
          <w:sz w:val="20"/>
          <w:szCs w:val="20"/>
        </w:rPr>
        <w:t xml:space="preserve"> </w:t>
      </w:r>
      <w:r w:rsidRPr="006075CE">
        <w:rPr>
          <w:rFonts w:ascii="Arial" w:hAnsi="Arial" w:cs="Arial"/>
          <w:sz w:val="20"/>
          <w:szCs w:val="20"/>
        </w:rPr>
        <w:t>is a key tool for connecting phenotypic traits in one species with corresponding traits in another. The development of these standards</w:t>
      </w:r>
      <w:r w:rsidR="00BF6FE4">
        <w:rPr>
          <w:rFonts w:ascii="Arial" w:hAnsi="Arial" w:cs="Arial"/>
          <w:sz w:val="20"/>
          <w:szCs w:val="20"/>
        </w:rPr>
        <w:fldChar w:fldCharType="begin">
          <w:fldData xml:space="preserve">PEVuZE5vdGU+PENpdGU+PEF1dGhvcj5KYWlzd2FsPC9BdXRob3I+PFllYXI+MjAwNTwvWWVhcj48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=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PEVuZE5vdGU+PENpdGU+PEF1dGhvcj5KYWlzd2FsPC9BdXRob3I+PFllYXI+MjAwNTwvWWVhcj48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=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20,26,29</w:t>
      </w:r>
      <w:r w:rsidR="00BF6FE4">
        <w:rPr>
          <w:rFonts w:ascii="Arial" w:hAnsi="Arial" w:cs="Arial"/>
          <w:sz w:val="20"/>
          <w:szCs w:val="20"/>
        </w:rPr>
        <w:fldChar w:fldCharType="end"/>
      </w:r>
      <w:r w:rsidRPr="006075CE">
        <w:rPr>
          <w:rFonts w:ascii="Arial" w:hAnsi="Arial" w:cs="Arial"/>
          <w:sz w:val="20"/>
          <w:szCs w:val="20"/>
        </w:rPr>
        <w:t xml:space="preserve"> was done in collaboration with public and private community collaborators, including but not limited to MaizeGDB, TAIR, Pioneer/Dupont, and Monsanto.  Structured ontologies will play a key role in the functional annotation described in Aim 2.1</w:t>
      </w:r>
      <w:r w:rsidR="006D17EE">
        <w:rPr>
          <w:rFonts w:ascii="Arial" w:hAnsi="Arial" w:cs="Arial"/>
          <w:sz w:val="20"/>
          <w:szCs w:val="20"/>
        </w:rPr>
        <w:t xml:space="preserve"> and training in Aim 4</w:t>
      </w:r>
      <w:r w:rsidRPr="006075CE">
        <w:rPr>
          <w:rFonts w:ascii="Arial" w:hAnsi="Arial" w:cs="Arial"/>
          <w:sz w:val="20"/>
          <w:szCs w:val="20"/>
        </w:rPr>
        <w:t>.</w:t>
      </w:r>
    </w:p>
    <w:p w:rsidR="00B94800" w:rsidRDefault="007034D5">
      <w:pPr>
        <w:spacing w:before="120" w:after="100"/>
        <w:rPr>
          <w:rFonts w:ascii="Arial" w:hAnsi="Arial" w:cs="Arial"/>
          <w:b/>
          <w:sz w:val="20"/>
          <w:szCs w:val="20"/>
        </w:rPr>
      </w:pPr>
      <w:r w:rsidRPr="006075CE">
        <w:rPr>
          <w:rFonts w:ascii="Arial" w:hAnsi="Arial" w:cs="Arial"/>
          <w:b/>
          <w:sz w:val="20"/>
          <w:szCs w:val="20"/>
        </w:rPr>
        <w:t xml:space="preserve">Diversity: </w:t>
      </w:r>
      <w:r w:rsidRPr="006075CE">
        <w:rPr>
          <w:rFonts w:ascii="Arial" w:hAnsi="Arial" w:cs="Arial"/>
          <w:sz w:val="20"/>
          <w:szCs w:val="20"/>
        </w:rPr>
        <w:t xml:space="preserve">We have curated several large SNP studies from rice, maize and </w:t>
      </w:r>
      <w:r w:rsidRPr="006075CE">
        <w:rPr>
          <w:rFonts w:ascii="Arial" w:hAnsi="Arial" w:cs="Arial"/>
          <w:i/>
          <w:sz w:val="20"/>
          <w:szCs w:val="20"/>
        </w:rPr>
        <w:t>Arabidopsis</w:t>
      </w:r>
      <w:r w:rsidRPr="006075CE">
        <w:rPr>
          <w:rFonts w:ascii="Arial" w:hAnsi="Arial" w:cs="Arial"/>
          <w:sz w:val="20"/>
          <w:szCs w:val="20"/>
        </w:rPr>
        <w:t xml:space="preserve"> (NSF DEB-0723510) into our genetic diversity database and integrat</w:t>
      </w:r>
      <w:r w:rsidR="00381DC8">
        <w:rPr>
          <w:rFonts w:ascii="Arial" w:hAnsi="Arial" w:cs="Arial"/>
          <w:sz w:val="20"/>
          <w:szCs w:val="20"/>
        </w:rPr>
        <w:t xml:space="preserve">ing these </w:t>
      </w:r>
      <w:r w:rsidRPr="006075CE">
        <w:rPr>
          <w:rFonts w:ascii="Arial" w:hAnsi="Arial" w:cs="Arial"/>
          <w:sz w:val="20"/>
          <w:szCs w:val="20"/>
        </w:rPr>
        <w:t xml:space="preserve">into our Ensembl genome views </w:t>
      </w:r>
      <w:r w:rsidR="00AC4EC5">
        <w:rPr>
          <w:rFonts w:ascii="Arial" w:hAnsi="Arial" w:cs="Arial"/>
          <w:sz w:val="20"/>
          <w:szCs w:val="20"/>
        </w:rPr>
        <w:t xml:space="preserve">(Fig. 5) </w:t>
      </w:r>
      <w:r w:rsidRPr="006075CE">
        <w:rPr>
          <w:rFonts w:ascii="Arial" w:hAnsi="Arial" w:cs="Arial"/>
          <w:sz w:val="20"/>
          <w:szCs w:val="20"/>
        </w:rPr>
        <w:t>to show genome-wide assoc</w:t>
      </w:r>
      <w:r w:rsidR="0021646F">
        <w:rPr>
          <w:rFonts w:ascii="Arial" w:hAnsi="Arial" w:cs="Arial"/>
          <w:sz w:val="20"/>
          <w:szCs w:val="20"/>
        </w:rPr>
        <w:t>i</w:t>
      </w:r>
      <w:r w:rsidRPr="006075CE">
        <w:rPr>
          <w:rFonts w:ascii="Arial" w:hAnsi="Arial" w:cs="Arial"/>
          <w:sz w:val="20"/>
          <w:szCs w:val="20"/>
        </w:rPr>
        <w:t xml:space="preserve">ations.  The ability to store and quickly query this high volume of data was made possible by a novel packing scheme that uses binary large object (BLOB) fields in a relational database.  Both our web interfaces and Tassel, our desktop Java software package that evaluates genotype and trait associations with the tools of population and quantitative genetics, can now handle millions of data points.  Tassel saw a major release (3.0) in the last year, and we provide direct web-start links to launch Tassel with data from rice, maize, and </w:t>
      </w:r>
      <w:r w:rsidRPr="006075CE">
        <w:rPr>
          <w:rFonts w:ascii="Arial" w:hAnsi="Arial" w:cs="Arial"/>
          <w:i/>
          <w:sz w:val="20"/>
          <w:szCs w:val="20"/>
        </w:rPr>
        <w:t>Arabidopsis</w:t>
      </w:r>
      <w:r w:rsidRPr="006075CE">
        <w:rPr>
          <w:rFonts w:ascii="Arial" w:hAnsi="Arial" w:cs="Arial"/>
          <w:sz w:val="20"/>
          <w:szCs w:val="20"/>
        </w:rPr>
        <w:t>.  We developed the web-based “SNP Query” tool to search for genetic variation in genomic coordinates from one or more accessions.  In addition, we also leverage the Flapjack tool from SCRI to allow our users to graphically browse SNPs.  All variation data is made available in multiple</w:t>
      </w:r>
      <w:r w:rsidR="006D17EE">
        <w:rPr>
          <w:rFonts w:ascii="Arial" w:hAnsi="Arial" w:cs="Arial"/>
          <w:sz w:val="20"/>
          <w:szCs w:val="20"/>
        </w:rPr>
        <w:t xml:space="preserve"> standardized</w:t>
      </w:r>
      <w:r w:rsidRPr="006075CE">
        <w:rPr>
          <w:rFonts w:ascii="Arial" w:hAnsi="Arial" w:cs="Arial"/>
          <w:sz w:val="20"/>
          <w:szCs w:val="20"/>
        </w:rPr>
        <w:t xml:space="preserve"> formats (e.g., PLINK, HapMap, MySQL exports) so that our users can more easily carry out their own analysis.  </w:t>
      </w:r>
    </w:p>
    <w:p w:rsidR="00B94800" w:rsidRDefault="00514D94">
      <w:pPr>
        <w:tabs>
          <w:tab w:val="left" w:pos="1170"/>
        </w:tabs>
        <w:spacing w:before="120" w:after="100"/>
        <w:rPr>
          <w:rFonts w:ascii="Arial" w:hAnsi="Arial" w:cs="Arial"/>
          <w:sz w:val="20"/>
          <w:szCs w:val="20"/>
        </w:rPr>
      </w:pPr>
      <w:r w:rsidRPr="006075CE">
        <w:rPr>
          <w:rFonts w:ascii="Arial" w:hAnsi="Arial" w:cs="Arial"/>
          <w:b/>
          <w:sz w:val="20"/>
          <w:szCs w:val="20"/>
        </w:rPr>
        <w:lastRenderedPageBreak/>
        <w:t xml:space="preserve">Genome entry points for phenotypic diversity: </w:t>
      </w:r>
      <w:r w:rsidRPr="006075CE">
        <w:rPr>
          <w:rFonts w:ascii="Arial" w:hAnsi="Arial" w:cs="Arial"/>
          <w:sz w:val="20"/>
          <w:szCs w:val="20"/>
        </w:rPr>
        <w:t xml:space="preserve">As there is no one standard in the plant community for storing genome-wide association studies (GWAS) information, we have worked with collaborators </w:t>
      </w:r>
      <w:r>
        <w:rPr>
          <w:rFonts w:ascii="Arial" w:hAnsi="Arial" w:cs="Arial"/>
          <w:sz w:val="20"/>
          <w:szCs w:val="20"/>
        </w:rPr>
        <w:t>at EBI, Cornell, GMI and SCRI</w:t>
      </w:r>
      <w:r w:rsidRPr="006075CE">
        <w:rPr>
          <w:rFonts w:ascii="Arial" w:hAnsi="Arial" w:cs="Arial"/>
          <w:sz w:val="20"/>
          <w:szCs w:val="20"/>
        </w:rPr>
        <w:t xml:space="preserve"> </w:t>
      </w:r>
      <w:r>
        <w:rPr>
          <w:rFonts w:ascii="Arial" w:hAnsi="Arial" w:cs="Arial"/>
          <w:sz w:val="20"/>
          <w:szCs w:val="20"/>
        </w:rPr>
        <w:t xml:space="preserve">on a flexible architecture to store and efficiently serve </w:t>
      </w:r>
      <w:r w:rsidRPr="006075CE">
        <w:rPr>
          <w:rFonts w:ascii="Arial" w:hAnsi="Arial" w:cs="Arial"/>
          <w:sz w:val="20"/>
          <w:szCs w:val="20"/>
        </w:rPr>
        <w:t>fine-grained experimental details</w:t>
      </w:r>
      <w:r>
        <w:rPr>
          <w:rFonts w:ascii="Arial" w:hAnsi="Arial" w:cs="Arial"/>
          <w:sz w:val="20"/>
          <w:szCs w:val="20"/>
        </w:rPr>
        <w:t xml:space="preserve"> along with the genotypic and phenotypic information</w:t>
      </w:r>
      <w:r w:rsidR="001F22E6">
        <w:rPr>
          <w:rFonts w:ascii="Arial" w:hAnsi="Arial" w:cs="Arial"/>
          <w:sz w:val="20"/>
          <w:szCs w:val="20"/>
        </w:rPr>
        <w:t>.</w:t>
      </w:r>
      <w:r>
        <w:rPr>
          <w:rFonts w:ascii="Arial" w:hAnsi="Arial" w:cs="Arial"/>
          <w:sz w:val="20"/>
          <w:szCs w:val="20"/>
        </w:rPr>
        <w:t xml:space="preserve">  </w:t>
      </w:r>
      <w:r w:rsidRPr="006075CE">
        <w:rPr>
          <w:rFonts w:ascii="Arial" w:hAnsi="Arial" w:cs="Arial"/>
          <w:sz w:val="20"/>
          <w:szCs w:val="20"/>
        </w:rPr>
        <w:t xml:space="preserve">An initial implementation for </w:t>
      </w:r>
      <w:r>
        <w:rPr>
          <w:rFonts w:ascii="Arial" w:hAnsi="Arial" w:cs="Arial"/>
          <w:sz w:val="20"/>
          <w:szCs w:val="20"/>
        </w:rPr>
        <w:t xml:space="preserve">displaying </w:t>
      </w:r>
      <w:r w:rsidRPr="006075CE">
        <w:rPr>
          <w:rFonts w:ascii="Arial" w:hAnsi="Arial" w:cs="Arial"/>
          <w:sz w:val="20"/>
          <w:szCs w:val="20"/>
        </w:rPr>
        <w:t>a GWA</w:t>
      </w:r>
      <w:r w:rsidR="003151BA">
        <w:rPr>
          <w:rFonts w:ascii="Arial" w:hAnsi="Arial" w:cs="Arial"/>
          <w:sz w:val="20"/>
          <w:szCs w:val="20"/>
        </w:rPr>
        <w:t>S</w:t>
      </w:r>
      <w:r w:rsidRPr="006075CE">
        <w:rPr>
          <w:rFonts w:ascii="Arial" w:hAnsi="Arial" w:cs="Arial"/>
          <w:sz w:val="20"/>
          <w:szCs w:val="20"/>
        </w:rPr>
        <w:t xml:space="preserve"> was to store the Atwell</w:t>
      </w:r>
      <w:r w:rsidR="00BF6FE4">
        <w:rPr>
          <w:rFonts w:ascii="Arial" w:hAnsi="Arial" w:cs="Arial"/>
          <w:sz w:val="20"/>
          <w:szCs w:val="20"/>
        </w:rPr>
        <w:fldChar w:fldCharType="begin">
          <w:fldData xml:space="preserve">PEVuZE5vdGU+PENpdGU+PEF1dGhvcj5BdHdlbGw8L0F1dGhvcj48WWVhcj4yMDEwPC9ZZWFyPjxS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PEVuZE5vdGU+PENpdGU+PEF1dGhvcj5BdHdlbGw8L0F1dGhvcj48WWVhcj4yMDEwPC9ZZWFyPjxS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30</w:t>
      </w:r>
      <w:r w:rsidR="00BF6FE4">
        <w:rPr>
          <w:rFonts w:ascii="Arial" w:hAnsi="Arial" w:cs="Arial"/>
          <w:sz w:val="20"/>
          <w:szCs w:val="20"/>
        </w:rPr>
        <w:fldChar w:fldCharType="end"/>
      </w:r>
      <w:r w:rsidRPr="006075CE">
        <w:rPr>
          <w:rFonts w:ascii="Arial" w:hAnsi="Arial" w:cs="Arial"/>
          <w:sz w:val="20"/>
          <w:szCs w:val="20"/>
        </w:rPr>
        <w:t xml:space="preserve"> </w:t>
      </w:r>
      <w:r w:rsidRPr="006075CE">
        <w:rPr>
          <w:rFonts w:ascii="Arial" w:hAnsi="Arial" w:cs="Arial"/>
          <w:i/>
          <w:sz w:val="20"/>
          <w:szCs w:val="20"/>
        </w:rPr>
        <w:t>Arabidopsis</w:t>
      </w:r>
      <w:r w:rsidRPr="006075CE">
        <w:rPr>
          <w:rFonts w:ascii="Arial" w:hAnsi="Arial" w:cs="Arial"/>
          <w:sz w:val="20"/>
          <w:szCs w:val="20"/>
        </w:rPr>
        <w:t xml:space="preserve"> data in the Ensembl variation schema and to write custom DAS adaptors for display in our genome browser</w:t>
      </w:r>
      <w:r w:rsidR="00EC7DD4">
        <w:rPr>
          <w:rFonts w:ascii="Arial" w:hAnsi="Arial" w:cs="Arial"/>
          <w:sz w:val="20"/>
          <w:szCs w:val="20"/>
        </w:rPr>
        <w:t xml:space="preserve"> (Fig. 5)</w:t>
      </w:r>
      <w:r w:rsidRPr="006075CE">
        <w:rPr>
          <w:rFonts w:ascii="Arial" w:hAnsi="Arial" w:cs="Arial"/>
          <w:sz w:val="20"/>
          <w:szCs w:val="20"/>
        </w:rPr>
        <w:t xml:space="preserve">. </w:t>
      </w:r>
      <w:r>
        <w:rPr>
          <w:rFonts w:ascii="Arial" w:hAnsi="Arial" w:cs="Arial"/>
          <w:sz w:val="20"/>
          <w:szCs w:val="20"/>
        </w:rPr>
        <w:t xml:space="preserve"> To meaningfully categorize and summarize the data, particularly complex phenotypic trait descriptions, it was necessary to </w:t>
      </w:r>
      <w:r w:rsidRPr="006075CE">
        <w:rPr>
          <w:rFonts w:ascii="Arial" w:hAnsi="Arial" w:cs="Arial"/>
          <w:sz w:val="20"/>
          <w:szCs w:val="20"/>
        </w:rPr>
        <w:t xml:space="preserve">map </w:t>
      </w:r>
      <w:r>
        <w:rPr>
          <w:rFonts w:ascii="Arial" w:hAnsi="Arial" w:cs="Arial"/>
          <w:sz w:val="20"/>
          <w:szCs w:val="20"/>
        </w:rPr>
        <w:t xml:space="preserve">textual </w:t>
      </w:r>
      <w:r w:rsidRPr="006075CE">
        <w:rPr>
          <w:rFonts w:ascii="Arial" w:hAnsi="Arial" w:cs="Arial"/>
          <w:sz w:val="20"/>
          <w:szCs w:val="20"/>
        </w:rPr>
        <w:t>descriptions onto standard ontologies for biological information (</w:t>
      </w:r>
      <w:r w:rsidR="001F22E6">
        <w:rPr>
          <w:rFonts w:ascii="Arial" w:hAnsi="Arial" w:cs="Arial"/>
          <w:sz w:val="20"/>
          <w:szCs w:val="20"/>
        </w:rPr>
        <w:t>e.g</w:t>
      </w:r>
      <w:r w:rsidR="00426F95">
        <w:rPr>
          <w:rFonts w:ascii="Arial" w:hAnsi="Arial" w:cs="Arial"/>
          <w:sz w:val="20"/>
          <w:szCs w:val="20"/>
        </w:rPr>
        <w:t>.,</w:t>
      </w:r>
      <w:r w:rsidR="001F22E6">
        <w:rPr>
          <w:rFonts w:ascii="Arial" w:hAnsi="Arial" w:cs="Arial"/>
          <w:sz w:val="20"/>
          <w:szCs w:val="20"/>
        </w:rPr>
        <w:t xml:space="preserve"> </w:t>
      </w:r>
      <w:r w:rsidRPr="006075CE">
        <w:rPr>
          <w:rFonts w:ascii="Arial" w:hAnsi="Arial" w:cs="Arial"/>
          <w:sz w:val="20"/>
          <w:szCs w:val="20"/>
        </w:rPr>
        <w:t>Trait, Environment, Phenotypic Quality</w:t>
      </w:r>
      <w:r>
        <w:rPr>
          <w:rFonts w:ascii="Arial" w:hAnsi="Arial" w:cs="Arial"/>
          <w:sz w:val="20"/>
          <w:szCs w:val="20"/>
        </w:rPr>
        <w:t xml:space="preserve"> and</w:t>
      </w:r>
      <w:r w:rsidRPr="006075CE">
        <w:rPr>
          <w:rFonts w:ascii="Arial" w:hAnsi="Arial" w:cs="Arial"/>
          <w:sz w:val="20"/>
          <w:szCs w:val="20"/>
        </w:rPr>
        <w:t xml:space="preserve"> Plant Ontolog</w:t>
      </w:r>
      <w:r>
        <w:rPr>
          <w:rFonts w:ascii="Arial" w:hAnsi="Arial" w:cs="Arial"/>
          <w:sz w:val="20"/>
          <w:szCs w:val="20"/>
        </w:rPr>
        <w:t>ies), developing new terms as needed</w:t>
      </w:r>
      <w:r w:rsidRPr="006075CE">
        <w:rPr>
          <w:rFonts w:ascii="Arial" w:hAnsi="Arial" w:cs="Arial"/>
          <w:sz w:val="20"/>
          <w:szCs w:val="20"/>
        </w:rPr>
        <w:t>.  This allowed us to capture quantitative and categorical experimental values as well as geographic information for downstream analysis.  We explored various methods for dynamic</w:t>
      </w:r>
      <w:r>
        <w:rPr>
          <w:rFonts w:ascii="Arial" w:hAnsi="Arial" w:cs="Arial"/>
          <w:sz w:val="20"/>
          <w:szCs w:val="20"/>
        </w:rPr>
        <w:t xml:space="preserve"> interactive</w:t>
      </w:r>
      <w:r w:rsidRPr="006075CE">
        <w:rPr>
          <w:rFonts w:ascii="Arial" w:hAnsi="Arial" w:cs="Arial"/>
          <w:sz w:val="20"/>
          <w:szCs w:val="20"/>
        </w:rPr>
        <w:t xml:space="preserve"> display of GWAS data and prototyped a promising new tool using existing open-source</w:t>
      </w:r>
      <w:r w:rsidR="00426F95">
        <w:rPr>
          <w:rFonts w:ascii="Arial" w:hAnsi="Arial" w:cs="Arial"/>
          <w:sz w:val="20"/>
          <w:szCs w:val="20"/>
        </w:rPr>
        <w:t>,</w:t>
      </w:r>
      <w:r w:rsidRPr="006075CE">
        <w:rPr>
          <w:rFonts w:ascii="Arial" w:hAnsi="Arial" w:cs="Arial"/>
          <w:sz w:val="20"/>
          <w:szCs w:val="20"/>
        </w:rPr>
        <w:t xml:space="preserve"> JavaScript frameworks</w:t>
      </w:r>
      <w:r w:rsidR="00EC7DD4">
        <w:rPr>
          <w:rFonts w:ascii="Arial" w:hAnsi="Arial" w:cs="Arial"/>
          <w:sz w:val="20"/>
          <w:szCs w:val="20"/>
        </w:rPr>
        <w:t xml:space="preserve"> (Fig. 6)</w:t>
      </w:r>
      <w:r w:rsidRPr="006075CE">
        <w:rPr>
          <w:rFonts w:ascii="Arial" w:hAnsi="Arial" w:cs="Arial"/>
          <w:sz w:val="20"/>
          <w:szCs w:val="20"/>
        </w:rPr>
        <w:t xml:space="preserve">.  Moving forward, we are working with the major data providers in maize, wheat, rice, and </w:t>
      </w:r>
      <w:r w:rsidRPr="006075CE">
        <w:rPr>
          <w:rFonts w:ascii="Arial" w:hAnsi="Arial" w:cs="Arial"/>
          <w:i/>
          <w:sz w:val="20"/>
          <w:szCs w:val="20"/>
        </w:rPr>
        <w:t>Arabidopsis</w:t>
      </w:r>
      <w:r w:rsidRPr="006075CE">
        <w:rPr>
          <w:rFonts w:ascii="Arial" w:hAnsi="Arial" w:cs="Arial"/>
          <w:sz w:val="20"/>
          <w:szCs w:val="20"/>
        </w:rPr>
        <w:t>, who have established a consortium that will focus on developing data handling and storage standards for emerging GWAS data (letter Buckler, Nordborg, McCouch). Aim 1.</w:t>
      </w:r>
      <w:r w:rsidR="006D17EE">
        <w:rPr>
          <w:rFonts w:ascii="Arial" w:hAnsi="Arial" w:cs="Arial"/>
          <w:sz w:val="20"/>
          <w:szCs w:val="20"/>
        </w:rPr>
        <w:t>2</w:t>
      </w:r>
      <w:r w:rsidRPr="006075CE">
        <w:rPr>
          <w:rFonts w:ascii="Arial" w:hAnsi="Arial" w:cs="Arial"/>
          <w:sz w:val="20"/>
          <w:szCs w:val="20"/>
        </w:rPr>
        <w:t>’s goal of storing, analyzing and visualizing diversity data will be supported by prior work in these last two sections.</w:t>
      </w:r>
    </w:p>
    <w:p w:rsidR="00B94800" w:rsidRDefault="00686EC5">
      <w:pPr>
        <w:spacing w:before="120" w:after="100"/>
        <w:rPr>
          <w:rFonts w:ascii="Arial" w:hAnsi="Arial" w:cs="Arial"/>
          <w:sz w:val="20"/>
          <w:szCs w:val="20"/>
        </w:rPr>
      </w:pPr>
      <w:r w:rsidRPr="006075CE">
        <w:rPr>
          <w:rFonts w:ascii="Arial" w:hAnsi="Arial" w:cs="Arial"/>
          <w:b/>
          <w:sz w:val="20"/>
          <w:szCs w:val="20"/>
        </w:rPr>
        <w:t>Maize Genome Sequencing (</w:t>
      </w:r>
      <w:r w:rsidRPr="006075CE">
        <w:rPr>
          <w:rFonts w:ascii="Arial" w:hAnsi="Arial" w:cs="Arial"/>
          <w:sz w:val="20"/>
          <w:szCs w:val="20"/>
        </w:rPr>
        <w:t>DBI 0910642)</w:t>
      </w:r>
      <w:r w:rsidRPr="006075CE">
        <w:rPr>
          <w:rFonts w:ascii="Arial" w:hAnsi="Arial" w:cs="Arial"/>
          <w:b/>
          <w:sz w:val="20"/>
          <w:szCs w:val="20"/>
        </w:rPr>
        <w:t xml:space="preserve"> &amp; Maize Diversity (</w:t>
      </w:r>
      <w:r w:rsidRPr="006075CE">
        <w:rPr>
          <w:rFonts w:ascii="Arial" w:hAnsi="Arial" w:cs="Arial"/>
          <w:sz w:val="20"/>
          <w:szCs w:val="20"/>
        </w:rPr>
        <w:t>DBI 0638566, 0321467)</w:t>
      </w:r>
      <w:r w:rsidRPr="006075CE">
        <w:rPr>
          <w:rFonts w:ascii="Arial" w:hAnsi="Arial" w:cs="Arial"/>
          <w:b/>
          <w:sz w:val="20"/>
          <w:szCs w:val="20"/>
        </w:rPr>
        <w:t>:</w:t>
      </w:r>
      <w:r w:rsidRPr="006075CE">
        <w:rPr>
          <w:rFonts w:ascii="Arial" w:hAnsi="Arial" w:cs="Arial"/>
          <w:sz w:val="20"/>
          <w:szCs w:val="20"/>
        </w:rPr>
        <w:t xml:space="preserve"> In the last 4 years, we have participated in the delivery of the maize genome sequence, annotations and diversity including five major updates to the web portal and three evidence-based gene build releases, all of which are available through the maize project website (</w:t>
      </w:r>
      <w:r w:rsidRPr="00E1523B">
        <w:rPr>
          <w:rFonts w:ascii="Arial" w:hAnsi="Arial" w:cs="Arial"/>
        </w:rPr>
        <w:t>www.maizesequence.org)</w:t>
      </w:r>
      <w:r w:rsidRPr="006075CE">
        <w:rPr>
          <w:rFonts w:ascii="Arial" w:hAnsi="Arial" w:cs="Arial"/>
          <w:sz w:val="20"/>
          <w:szCs w:val="20"/>
        </w:rPr>
        <w:t>.  The resources from these projects have contributed to more than</w:t>
      </w:r>
      <w:r w:rsidR="00AC4EC5">
        <w:rPr>
          <w:rFonts w:ascii="Arial" w:hAnsi="Arial" w:cs="Arial"/>
          <w:sz w:val="20"/>
          <w:szCs w:val="20"/>
        </w:rPr>
        <w:t xml:space="preserve"> 12</w:t>
      </w:r>
      <w:r w:rsidR="00426F95">
        <w:rPr>
          <w:rFonts w:ascii="Arial" w:hAnsi="Arial" w:cs="Arial"/>
          <w:sz w:val="20"/>
          <w:szCs w:val="20"/>
        </w:rPr>
        <w:t xml:space="preserve"> publications</w:t>
      </w:r>
      <w:r w:rsidRPr="006075CE">
        <w:rPr>
          <w:rFonts w:ascii="Arial" w:hAnsi="Arial" w:cs="Arial"/>
          <w:sz w:val="20"/>
          <w:szCs w:val="20"/>
        </w:rPr>
        <w:t xml:space="preserve"> </w:t>
      </w:r>
      <w:r w:rsidR="00BF6FE4">
        <w:rPr>
          <w:rFonts w:ascii="Arial" w:hAnsi="Arial" w:cs="Arial"/>
          <w:sz w:val="20"/>
          <w:szCs w:val="20"/>
        </w:rPr>
        <w:fldChar w:fldCharType="begin">
          <w:fldData xml:space="preserve">bHM+PHJlbGF0ZWQtdXJscz48dXJsPmh0dHA6Ly93d3cubmNiaS5ubG0ubmloLmdvdi9lbnRyZXov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PEVuZE5vdGU+PENpdGU+PEF1dGhvcj5TY2huYWJsZTwvQXV0aG9yPjxZZWFyPjIwMDk8L1llYXI+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==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fldChar w:fldCharType="begin">
          <w:fldData xml:space="preserve">bHM+PHJlbGF0ZWQtdXJscz48dXJsPmh0dHA6Ly93d3cubmNiaS5ubG0ubmloLmdvdi9lbnRyZXov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7,12,31-42</w:t>
      </w:r>
      <w:r w:rsidR="00BF6FE4">
        <w:rPr>
          <w:rFonts w:ascii="Arial" w:hAnsi="Arial" w:cs="Arial"/>
          <w:sz w:val="20"/>
          <w:szCs w:val="20"/>
        </w:rPr>
        <w:fldChar w:fldCharType="end"/>
      </w:r>
      <w:r w:rsidR="00E1523B">
        <w:rPr>
          <w:rFonts w:ascii="Arial" w:hAnsi="Arial" w:cs="Arial"/>
          <w:sz w:val="20"/>
          <w:szCs w:val="20"/>
        </w:rPr>
        <w:t xml:space="preserve"> </w:t>
      </w:r>
      <w:r w:rsidRPr="006075CE">
        <w:rPr>
          <w:rFonts w:ascii="Arial" w:hAnsi="Arial" w:cs="Arial"/>
          <w:sz w:val="20"/>
          <w:szCs w:val="20"/>
        </w:rPr>
        <w:t>which have made significant contributions to our knowledge of plant genome structure, evolution</w:t>
      </w:r>
      <w:r w:rsidR="00426F95">
        <w:rPr>
          <w:rFonts w:ascii="Arial" w:hAnsi="Arial" w:cs="Arial"/>
          <w:sz w:val="20"/>
          <w:szCs w:val="20"/>
        </w:rPr>
        <w:t>,</w:t>
      </w:r>
      <w:r w:rsidRPr="006075CE">
        <w:rPr>
          <w:rFonts w:ascii="Arial" w:hAnsi="Arial" w:cs="Arial"/>
          <w:sz w:val="20"/>
          <w:szCs w:val="20"/>
        </w:rPr>
        <w:t xml:space="preserve"> and the genetic architecture of maize, which is the most complex and diverse plant genome sequenced to date.  </w:t>
      </w:r>
    </w:p>
    <w:p w:rsidR="00B94800" w:rsidRDefault="00686EC5">
      <w:pPr>
        <w:spacing w:before="120" w:after="100"/>
        <w:rPr>
          <w:rFonts w:ascii="Arial" w:hAnsi="Arial" w:cs="Arial"/>
          <w:sz w:val="20"/>
          <w:szCs w:val="20"/>
        </w:rPr>
      </w:pPr>
      <w:r w:rsidRPr="006075CE">
        <w:rPr>
          <w:rFonts w:ascii="Arial" w:hAnsi="Arial" w:cs="Arial"/>
          <w:sz w:val="20"/>
          <w:szCs w:val="20"/>
        </w:rPr>
        <w:t>Of significance to this grant has been the development of pipelines to manage and visualize genome sequence, annotations</w:t>
      </w:r>
      <w:r w:rsidR="00426F95">
        <w:rPr>
          <w:rFonts w:ascii="Arial" w:hAnsi="Arial" w:cs="Arial"/>
          <w:sz w:val="20"/>
          <w:szCs w:val="20"/>
        </w:rPr>
        <w:t>,</w:t>
      </w:r>
      <w:r w:rsidRPr="006075CE">
        <w:rPr>
          <w:rFonts w:ascii="Arial" w:hAnsi="Arial" w:cs="Arial"/>
          <w:sz w:val="20"/>
          <w:szCs w:val="20"/>
        </w:rPr>
        <w:t xml:space="preserve"> and variation as well as the insight gained from developing graph-based approaches needed to model </w:t>
      </w:r>
      <w:r w:rsidR="00677D52">
        <w:rPr>
          <w:rFonts w:ascii="Arial" w:hAnsi="Arial" w:cs="Arial"/>
          <w:sz w:val="20"/>
          <w:szCs w:val="20"/>
        </w:rPr>
        <w:t>multiple</w:t>
      </w:r>
      <w:r w:rsidRPr="006075CE">
        <w:rPr>
          <w:rFonts w:ascii="Arial" w:hAnsi="Arial" w:cs="Arial"/>
          <w:sz w:val="20"/>
          <w:szCs w:val="20"/>
        </w:rPr>
        <w:t xml:space="preserve"> versions of a genome. </w:t>
      </w:r>
      <w:r w:rsidR="00426F95">
        <w:rPr>
          <w:rFonts w:ascii="Arial" w:hAnsi="Arial" w:cs="Arial"/>
          <w:sz w:val="20"/>
          <w:szCs w:val="20"/>
        </w:rPr>
        <w:t xml:space="preserve"> R</w:t>
      </w:r>
      <w:r w:rsidRPr="006075CE">
        <w:rPr>
          <w:rFonts w:ascii="Arial" w:hAnsi="Arial" w:cs="Arial"/>
          <w:sz w:val="20"/>
          <w:szCs w:val="20"/>
        </w:rPr>
        <w:t xml:space="preserve">ecently </w:t>
      </w:r>
      <w:r w:rsidR="00426F95">
        <w:rPr>
          <w:rFonts w:ascii="Arial" w:hAnsi="Arial" w:cs="Arial"/>
          <w:sz w:val="20"/>
          <w:szCs w:val="20"/>
        </w:rPr>
        <w:t>our</w:t>
      </w:r>
      <w:r w:rsidR="00426F95" w:rsidRPr="006075CE">
        <w:rPr>
          <w:rFonts w:ascii="Arial" w:hAnsi="Arial" w:cs="Arial"/>
          <w:sz w:val="20"/>
          <w:szCs w:val="20"/>
        </w:rPr>
        <w:t xml:space="preserve"> </w:t>
      </w:r>
      <w:r w:rsidRPr="006075CE">
        <w:rPr>
          <w:rFonts w:ascii="Arial" w:hAnsi="Arial" w:cs="Arial"/>
          <w:sz w:val="20"/>
          <w:szCs w:val="20"/>
        </w:rPr>
        <w:t xml:space="preserve">group has developed expertise in </w:t>
      </w:r>
      <w:r w:rsidRPr="006075CE">
        <w:rPr>
          <w:rFonts w:ascii="Arial" w:hAnsi="Arial" w:cs="Arial"/>
          <w:i/>
          <w:sz w:val="20"/>
          <w:szCs w:val="20"/>
        </w:rPr>
        <w:t>de novo</w:t>
      </w:r>
      <w:r w:rsidRPr="006075CE">
        <w:rPr>
          <w:rFonts w:ascii="Arial" w:hAnsi="Arial" w:cs="Arial"/>
          <w:sz w:val="20"/>
          <w:szCs w:val="20"/>
        </w:rPr>
        <w:t xml:space="preserve"> assemblies, and we are working on analys</w:t>
      </w:r>
      <w:r w:rsidR="00C71EAD">
        <w:rPr>
          <w:rFonts w:ascii="Arial" w:hAnsi="Arial" w:cs="Arial"/>
          <w:sz w:val="20"/>
          <w:szCs w:val="20"/>
        </w:rPr>
        <w:t>e</w:t>
      </w:r>
      <w:r w:rsidRPr="006075CE">
        <w:rPr>
          <w:rFonts w:ascii="Arial" w:hAnsi="Arial" w:cs="Arial"/>
          <w:sz w:val="20"/>
          <w:szCs w:val="20"/>
        </w:rPr>
        <w:t xml:space="preserve">s that </w:t>
      </w:r>
      <w:r w:rsidR="00C71EAD">
        <w:rPr>
          <w:rFonts w:ascii="Arial" w:hAnsi="Arial" w:cs="Arial"/>
          <w:sz w:val="20"/>
          <w:szCs w:val="20"/>
        </w:rPr>
        <w:t>will</w:t>
      </w:r>
      <w:r w:rsidR="00C71EAD" w:rsidRPr="006075CE">
        <w:rPr>
          <w:rFonts w:ascii="Arial" w:hAnsi="Arial" w:cs="Arial"/>
          <w:sz w:val="20"/>
          <w:szCs w:val="20"/>
        </w:rPr>
        <w:t xml:space="preserve"> </w:t>
      </w:r>
      <w:r w:rsidRPr="006075CE">
        <w:rPr>
          <w:rFonts w:ascii="Arial" w:hAnsi="Arial" w:cs="Arial"/>
          <w:sz w:val="20"/>
          <w:szCs w:val="20"/>
        </w:rPr>
        <w:t xml:space="preserve">allow </w:t>
      </w:r>
      <w:r w:rsidRPr="006075CE">
        <w:rPr>
          <w:rFonts w:ascii="Arial" w:hAnsi="Arial" w:cs="Arial"/>
          <w:i/>
          <w:sz w:val="20"/>
          <w:szCs w:val="20"/>
        </w:rPr>
        <w:t>de novo</w:t>
      </w:r>
      <w:r w:rsidRPr="006075CE">
        <w:rPr>
          <w:rFonts w:ascii="Arial" w:hAnsi="Arial" w:cs="Arial"/>
          <w:sz w:val="20"/>
          <w:szCs w:val="20"/>
        </w:rPr>
        <w:t xml:space="preserve"> contigs to be anchored to the reference </w:t>
      </w:r>
      <w:r w:rsidR="00AC4EC5">
        <w:rPr>
          <w:rFonts w:ascii="Arial" w:hAnsi="Arial" w:cs="Arial"/>
          <w:sz w:val="20"/>
          <w:szCs w:val="20"/>
        </w:rPr>
        <w:t xml:space="preserve">genome </w:t>
      </w:r>
      <w:r w:rsidRPr="006075CE">
        <w:rPr>
          <w:rFonts w:ascii="Arial" w:hAnsi="Arial" w:cs="Arial"/>
          <w:sz w:val="20"/>
          <w:szCs w:val="20"/>
        </w:rPr>
        <w:t xml:space="preserve">by genetic maps in order to infer </w:t>
      </w:r>
      <w:r>
        <w:rPr>
          <w:rFonts w:ascii="Arial" w:hAnsi="Arial" w:cs="Arial"/>
          <w:sz w:val="20"/>
          <w:szCs w:val="20"/>
        </w:rPr>
        <w:t xml:space="preserve">their </w:t>
      </w:r>
      <w:r w:rsidRPr="006075CE">
        <w:rPr>
          <w:rFonts w:ascii="Arial" w:hAnsi="Arial" w:cs="Arial"/>
          <w:sz w:val="20"/>
          <w:szCs w:val="20"/>
        </w:rPr>
        <w:t>mutual order.  We have developed several approaches for deriving potential gene scaffolds using transcript-guided assemblies and to resolve complex branching scenarios.  We are presently working with Mike McMullen (</w:t>
      </w:r>
      <w:r w:rsidR="008567B6">
        <w:rPr>
          <w:rFonts w:ascii="Arial" w:hAnsi="Arial" w:cs="Arial"/>
          <w:sz w:val="20"/>
          <w:szCs w:val="20"/>
        </w:rPr>
        <w:t xml:space="preserve">ARS, </w:t>
      </w:r>
      <w:r w:rsidRPr="006075CE">
        <w:rPr>
          <w:rFonts w:ascii="Arial" w:hAnsi="Arial" w:cs="Arial"/>
          <w:sz w:val="20"/>
          <w:szCs w:val="20"/>
        </w:rPr>
        <w:t>Univ. of Missouri) and Ed Buckler (</w:t>
      </w:r>
      <w:r w:rsidR="008567B6">
        <w:rPr>
          <w:rFonts w:ascii="Arial" w:hAnsi="Arial" w:cs="Arial"/>
          <w:sz w:val="20"/>
          <w:szCs w:val="20"/>
        </w:rPr>
        <w:t xml:space="preserve">ARS, </w:t>
      </w:r>
      <w:r w:rsidRPr="006075CE">
        <w:rPr>
          <w:rFonts w:ascii="Arial" w:hAnsi="Arial" w:cs="Arial"/>
          <w:sz w:val="20"/>
          <w:szCs w:val="20"/>
        </w:rPr>
        <w:t xml:space="preserve">Cornell) to place novel contigs, gene scaffolds, and novel full-length cDNAs (FLcDNA) on the </w:t>
      </w:r>
      <w:r w:rsidR="008567B6">
        <w:rPr>
          <w:rFonts w:ascii="Arial" w:hAnsi="Arial" w:cs="Arial"/>
          <w:sz w:val="20"/>
          <w:szCs w:val="20"/>
        </w:rPr>
        <w:t xml:space="preserve">integrated </w:t>
      </w:r>
      <w:r w:rsidRPr="006075CE">
        <w:rPr>
          <w:rFonts w:ascii="Arial" w:hAnsi="Arial" w:cs="Arial"/>
          <w:sz w:val="20"/>
          <w:szCs w:val="20"/>
        </w:rPr>
        <w:t>genetic</w:t>
      </w:r>
      <w:r w:rsidR="008567B6">
        <w:rPr>
          <w:rFonts w:ascii="Arial" w:hAnsi="Arial" w:cs="Arial"/>
          <w:sz w:val="20"/>
          <w:szCs w:val="20"/>
        </w:rPr>
        <w:t>/physical</w:t>
      </w:r>
      <w:r w:rsidRPr="006075CE">
        <w:rPr>
          <w:rFonts w:ascii="Arial" w:hAnsi="Arial" w:cs="Arial"/>
          <w:sz w:val="20"/>
          <w:szCs w:val="20"/>
        </w:rPr>
        <w:t xml:space="preserve"> map of maize.  By applying genotyping-by-sequencing (GBS) technology </w:t>
      </w:r>
      <w:r>
        <w:rPr>
          <w:rFonts w:ascii="Arial" w:hAnsi="Arial" w:cs="Arial"/>
          <w:sz w:val="20"/>
          <w:szCs w:val="20"/>
        </w:rPr>
        <w:t xml:space="preserve">to genotype an intermated mapping </w:t>
      </w:r>
      <w:r w:rsidRPr="006075CE">
        <w:rPr>
          <w:rFonts w:ascii="Arial" w:hAnsi="Arial" w:cs="Arial"/>
          <w:sz w:val="20"/>
          <w:szCs w:val="20"/>
        </w:rPr>
        <w:t xml:space="preserve">population, </w:t>
      </w:r>
      <w:r w:rsidR="00426F95">
        <w:rPr>
          <w:rFonts w:ascii="Arial" w:hAnsi="Arial" w:cs="Arial"/>
          <w:sz w:val="20"/>
          <w:szCs w:val="20"/>
        </w:rPr>
        <w:t>McMullen and Buckler</w:t>
      </w:r>
      <w:r w:rsidR="00426F95" w:rsidRPr="006075CE">
        <w:rPr>
          <w:rFonts w:ascii="Arial" w:hAnsi="Arial" w:cs="Arial"/>
          <w:sz w:val="20"/>
          <w:szCs w:val="20"/>
        </w:rPr>
        <w:t xml:space="preserve"> </w:t>
      </w:r>
      <w:r w:rsidRPr="006075CE">
        <w:rPr>
          <w:rFonts w:ascii="Arial" w:hAnsi="Arial" w:cs="Arial"/>
          <w:sz w:val="20"/>
          <w:szCs w:val="20"/>
        </w:rPr>
        <w:t xml:space="preserve">have improved the </w:t>
      </w:r>
      <w:r w:rsidR="008567B6">
        <w:rPr>
          <w:rFonts w:ascii="Arial" w:hAnsi="Arial" w:cs="Arial"/>
          <w:sz w:val="20"/>
          <w:szCs w:val="20"/>
        </w:rPr>
        <w:t xml:space="preserve">maize </w:t>
      </w:r>
      <w:r w:rsidRPr="006075CE">
        <w:rPr>
          <w:rFonts w:ascii="Arial" w:hAnsi="Arial" w:cs="Arial"/>
          <w:sz w:val="20"/>
          <w:szCs w:val="20"/>
        </w:rPr>
        <w:t>genetic map</w:t>
      </w:r>
      <w:r>
        <w:rPr>
          <w:rFonts w:ascii="Arial" w:hAnsi="Arial" w:cs="Arial"/>
          <w:sz w:val="20"/>
          <w:szCs w:val="20"/>
        </w:rPr>
        <w:t xml:space="preserve"> </w:t>
      </w:r>
      <w:r w:rsidR="008567B6">
        <w:rPr>
          <w:rFonts w:ascii="Arial" w:hAnsi="Arial" w:cs="Arial"/>
          <w:sz w:val="20"/>
          <w:szCs w:val="20"/>
        </w:rPr>
        <w:t xml:space="preserve">to </w:t>
      </w:r>
      <w:r>
        <w:rPr>
          <w:rFonts w:ascii="Arial" w:hAnsi="Arial" w:cs="Arial"/>
          <w:sz w:val="20"/>
          <w:szCs w:val="20"/>
        </w:rPr>
        <w:t>unprecedented resolution.</w:t>
      </w:r>
      <w:r w:rsidRPr="006075CE">
        <w:rPr>
          <w:rFonts w:ascii="Arial" w:hAnsi="Arial" w:cs="Arial"/>
          <w:sz w:val="20"/>
          <w:szCs w:val="20"/>
        </w:rPr>
        <w:t xml:space="preserve"> </w:t>
      </w:r>
      <w:r w:rsidR="00426F95">
        <w:rPr>
          <w:rFonts w:ascii="Arial" w:hAnsi="Arial" w:cs="Arial"/>
          <w:sz w:val="20"/>
          <w:szCs w:val="20"/>
        </w:rPr>
        <w:t xml:space="preserve"> </w:t>
      </w:r>
      <w:r w:rsidRPr="006075CE">
        <w:rPr>
          <w:rFonts w:ascii="Arial" w:hAnsi="Arial" w:cs="Arial"/>
          <w:sz w:val="20"/>
          <w:szCs w:val="20"/>
        </w:rPr>
        <w:t>All of these resources will be extended in Aim 1 of the current proposal.</w:t>
      </w:r>
    </w:p>
    <w:p w:rsidR="00B94800" w:rsidRDefault="00686EC5">
      <w:pPr>
        <w:spacing w:before="120" w:after="100"/>
        <w:rPr>
          <w:rFonts w:ascii="Arial" w:hAnsi="Arial" w:cs="Arial"/>
          <w:sz w:val="20"/>
          <w:szCs w:val="20"/>
        </w:rPr>
      </w:pPr>
      <w:r>
        <w:rPr>
          <w:rFonts w:ascii="Arial" w:hAnsi="Arial" w:cs="Arial"/>
          <w:sz w:val="20"/>
          <w:szCs w:val="20"/>
        </w:rPr>
        <w:t>The maize diversity project addresse</w:t>
      </w:r>
      <w:r w:rsidR="006D17EE">
        <w:rPr>
          <w:rFonts w:ascii="Arial" w:hAnsi="Arial" w:cs="Arial"/>
          <w:sz w:val="20"/>
          <w:szCs w:val="20"/>
        </w:rPr>
        <w:t>d</w:t>
      </w:r>
      <w:r>
        <w:rPr>
          <w:rFonts w:ascii="Arial" w:hAnsi="Arial" w:cs="Arial"/>
          <w:sz w:val="20"/>
          <w:szCs w:val="20"/>
        </w:rPr>
        <w:t xml:space="preserve"> the need of a </w:t>
      </w:r>
      <w:r w:rsidRPr="00577532">
        <w:rPr>
          <w:rFonts w:ascii="Arial" w:hAnsi="Arial" w:cs="Arial"/>
          <w:sz w:val="20"/>
          <w:szCs w:val="20"/>
        </w:rPr>
        <w:t xml:space="preserve">high-density variation map </w:t>
      </w:r>
      <w:r>
        <w:rPr>
          <w:rFonts w:ascii="Arial" w:hAnsi="Arial" w:cs="Arial"/>
          <w:sz w:val="20"/>
          <w:szCs w:val="20"/>
        </w:rPr>
        <w:t xml:space="preserve">for driving </w:t>
      </w:r>
      <w:r w:rsidRPr="00577532">
        <w:rPr>
          <w:rFonts w:ascii="Arial" w:hAnsi="Arial" w:cs="Arial"/>
          <w:sz w:val="20"/>
          <w:szCs w:val="20"/>
        </w:rPr>
        <w:t xml:space="preserve">high-resolution </w:t>
      </w:r>
      <w:r>
        <w:rPr>
          <w:rFonts w:ascii="Arial" w:hAnsi="Arial" w:cs="Arial"/>
          <w:sz w:val="20"/>
          <w:szCs w:val="20"/>
        </w:rPr>
        <w:t xml:space="preserve">QTL </w:t>
      </w:r>
      <w:r w:rsidRPr="00577532">
        <w:rPr>
          <w:rFonts w:ascii="Arial" w:hAnsi="Arial" w:cs="Arial"/>
          <w:sz w:val="20"/>
          <w:szCs w:val="20"/>
        </w:rPr>
        <w:t>mapping</w:t>
      </w:r>
      <w:r>
        <w:rPr>
          <w:rFonts w:ascii="Arial" w:hAnsi="Arial" w:cs="Arial"/>
          <w:sz w:val="20"/>
          <w:szCs w:val="20"/>
        </w:rPr>
        <w:t xml:space="preserve"> in maize. </w:t>
      </w:r>
      <w:r w:rsidR="00426F95">
        <w:rPr>
          <w:rFonts w:ascii="Arial" w:hAnsi="Arial" w:cs="Arial"/>
          <w:sz w:val="20"/>
          <w:szCs w:val="20"/>
        </w:rPr>
        <w:t xml:space="preserve"> </w:t>
      </w:r>
      <w:r>
        <w:rPr>
          <w:rFonts w:ascii="Arial" w:hAnsi="Arial" w:cs="Arial"/>
          <w:sz w:val="20"/>
          <w:szCs w:val="20"/>
        </w:rPr>
        <w:t>In collaboration with Buckler</w:t>
      </w:r>
      <w:r w:rsidR="008567B6">
        <w:rPr>
          <w:rFonts w:ascii="Arial" w:hAnsi="Arial" w:cs="Arial"/>
          <w:sz w:val="20"/>
          <w:szCs w:val="20"/>
        </w:rPr>
        <w:t>,</w:t>
      </w:r>
      <w:r>
        <w:rPr>
          <w:rFonts w:ascii="Arial" w:hAnsi="Arial" w:cs="Arial"/>
          <w:sz w:val="20"/>
          <w:szCs w:val="20"/>
        </w:rPr>
        <w:t xml:space="preserve"> we designed an</w:t>
      </w:r>
      <w:r w:rsidRPr="00577532">
        <w:rPr>
          <w:rFonts w:ascii="Arial" w:hAnsi="Arial" w:cs="Arial"/>
          <w:sz w:val="20"/>
          <w:szCs w:val="20"/>
        </w:rPr>
        <w:t xml:space="preserve"> informatics workflow </w:t>
      </w:r>
      <w:r>
        <w:rPr>
          <w:rFonts w:ascii="Arial" w:hAnsi="Arial" w:cs="Arial"/>
          <w:sz w:val="20"/>
          <w:szCs w:val="20"/>
        </w:rPr>
        <w:t>for aligning</w:t>
      </w:r>
      <w:r w:rsidRPr="00577532">
        <w:rPr>
          <w:rFonts w:ascii="Arial" w:hAnsi="Arial" w:cs="Arial"/>
          <w:sz w:val="20"/>
          <w:szCs w:val="20"/>
        </w:rPr>
        <w:t xml:space="preserve"> </w:t>
      </w:r>
      <w:r>
        <w:rPr>
          <w:rFonts w:ascii="Arial" w:hAnsi="Arial" w:cs="Arial"/>
          <w:sz w:val="20"/>
          <w:szCs w:val="20"/>
        </w:rPr>
        <w:t xml:space="preserve">high-throughput sequencing reads and deriving high-confidence </w:t>
      </w:r>
      <w:r w:rsidRPr="00577532">
        <w:rPr>
          <w:rFonts w:ascii="Arial" w:hAnsi="Arial" w:cs="Arial"/>
          <w:sz w:val="20"/>
          <w:szCs w:val="20"/>
        </w:rPr>
        <w:t>polymorphisms</w:t>
      </w:r>
      <w:r>
        <w:rPr>
          <w:rFonts w:ascii="Arial" w:hAnsi="Arial" w:cs="Arial"/>
          <w:sz w:val="20"/>
          <w:szCs w:val="20"/>
        </w:rPr>
        <w:t xml:space="preserve"> that segregate in the </w:t>
      </w:r>
      <w:r w:rsidRPr="003614DC">
        <w:rPr>
          <w:rFonts w:ascii="Arial" w:hAnsi="Arial" w:cs="Arial"/>
          <w:i/>
          <w:sz w:val="20"/>
          <w:szCs w:val="20"/>
        </w:rPr>
        <w:t xml:space="preserve">Zea </w:t>
      </w:r>
      <w:r>
        <w:rPr>
          <w:rFonts w:ascii="Arial" w:hAnsi="Arial" w:cs="Arial"/>
          <w:sz w:val="20"/>
          <w:szCs w:val="20"/>
        </w:rPr>
        <w:t xml:space="preserve">genus. A total of over </w:t>
      </w:r>
      <w:r w:rsidRPr="00577532">
        <w:rPr>
          <w:rFonts w:ascii="Arial" w:hAnsi="Arial" w:cs="Arial"/>
          <w:sz w:val="20"/>
          <w:szCs w:val="20"/>
        </w:rPr>
        <w:t xml:space="preserve">50M </w:t>
      </w:r>
      <w:r>
        <w:rPr>
          <w:rFonts w:ascii="Arial" w:hAnsi="Arial" w:cs="Arial"/>
          <w:sz w:val="20"/>
          <w:szCs w:val="20"/>
        </w:rPr>
        <w:t>single-nucleotide polymorphisms</w:t>
      </w:r>
      <w:r w:rsidRPr="00577532">
        <w:rPr>
          <w:rFonts w:ascii="Arial" w:hAnsi="Arial" w:cs="Arial"/>
          <w:sz w:val="20"/>
          <w:szCs w:val="20"/>
        </w:rPr>
        <w:t xml:space="preserve"> </w:t>
      </w:r>
      <w:r>
        <w:rPr>
          <w:rFonts w:ascii="Arial" w:hAnsi="Arial" w:cs="Arial"/>
          <w:sz w:val="20"/>
          <w:szCs w:val="20"/>
        </w:rPr>
        <w:t xml:space="preserve">(SNPs) </w:t>
      </w:r>
      <w:r w:rsidRPr="00577532">
        <w:rPr>
          <w:rFonts w:ascii="Arial" w:hAnsi="Arial" w:cs="Arial"/>
          <w:sz w:val="20"/>
          <w:szCs w:val="20"/>
        </w:rPr>
        <w:t xml:space="preserve">and small insertion-deletions </w:t>
      </w:r>
      <w:r>
        <w:rPr>
          <w:rFonts w:ascii="Arial" w:hAnsi="Arial" w:cs="Arial"/>
          <w:sz w:val="20"/>
          <w:szCs w:val="20"/>
        </w:rPr>
        <w:t>were scored in a panel of 1</w:t>
      </w:r>
      <w:r w:rsidRPr="00577532">
        <w:rPr>
          <w:rFonts w:ascii="Arial" w:hAnsi="Arial" w:cs="Arial"/>
          <w:sz w:val="20"/>
          <w:szCs w:val="20"/>
        </w:rPr>
        <w:t>03</w:t>
      </w:r>
      <w:r>
        <w:rPr>
          <w:rFonts w:ascii="Arial" w:hAnsi="Arial" w:cs="Arial"/>
          <w:sz w:val="20"/>
          <w:szCs w:val="20"/>
        </w:rPr>
        <w:t xml:space="preserve"> </w:t>
      </w:r>
      <w:r w:rsidRPr="00577532">
        <w:rPr>
          <w:rFonts w:ascii="Arial" w:hAnsi="Arial" w:cs="Arial"/>
          <w:sz w:val="20"/>
          <w:szCs w:val="20"/>
        </w:rPr>
        <w:t xml:space="preserve">inbred varieties </w:t>
      </w:r>
      <w:r>
        <w:rPr>
          <w:rFonts w:ascii="Arial" w:hAnsi="Arial" w:cs="Arial"/>
          <w:sz w:val="20"/>
          <w:szCs w:val="20"/>
        </w:rPr>
        <w:t xml:space="preserve">(Chia et </w:t>
      </w:r>
      <w:r w:rsidRPr="00AB5BB1">
        <w:rPr>
          <w:rFonts w:ascii="Arial" w:hAnsi="Arial" w:cs="Arial"/>
          <w:sz w:val="20"/>
          <w:szCs w:val="20"/>
        </w:rPr>
        <w:t>al in preparation</w:t>
      </w:r>
      <w:r>
        <w:rPr>
          <w:rFonts w:ascii="Arial" w:hAnsi="Arial" w:cs="Arial"/>
          <w:sz w:val="20"/>
          <w:szCs w:val="20"/>
        </w:rPr>
        <w:t xml:space="preserve">). </w:t>
      </w:r>
      <w:r w:rsidR="00426F95">
        <w:rPr>
          <w:rFonts w:ascii="Arial" w:hAnsi="Arial" w:cs="Arial"/>
          <w:sz w:val="20"/>
          <w:szCs w:val="20"/>
        </w:rPr>
        <w:t xml:space="preserve"> </w:t>
      </w:r>
      <w:r>
        <w:rPr>
          <w:rFonts w:ascii="Arial" w:hAnsi="Arial" w:cs="Arial"/>
          <w:sz w:val="20"/>
          <w:szCs w:val="20"/>
        </w:rPr>
        <w:t xml:space="preserve">Furthermore, from sliding windows of contrasting read-mapping densities, </w:t>
      </w:r>
      <w:r w:rsidR="00426F95">
        <w:rPr>
          <w:rFonts w:ascii="Arial" w:hAnsi="Arial" w:cs="Arial"/>
          <w:sz w:val="20"/>
          <w:szCs w:val="20"/>
        </w:rPr>
        <w:t xml:space="preserve">we ascertained </w:t>
      </w:r>
      <w:r>
        <w:rPr>
          <w:rFonts w:ascii="Arial" w:hAnsi="Arial" w:cs="Arial"/>
          <w:sz w:val="20"/>
          <w:szCs w:val="20"/>
        </w:rPr>
        <w:t>segregating copy number variations (CNVs).</w:t>
      </w:r>
      <w:r w:rsidR="00426F95">
        <w:rPr>
          <w:rFonts w:ascii="Arial" w:hAnsi="Arial" w:cs="Arial"/>
          <w:sz w:val="20"/>
          <w:szCs w:val="20"/>
        </w:rPr>
        <w:t xml:space="preserve"> </w:t>
      </w:r>
      <w:r>
        <w:rPr>
          <w:rFonts w:ascii="Arial" w:hAnsi="Arial" w:cs="Arial"/>
          <w:sz w:val="20"/>
          <w:szCs w:val="20"/>
        </w:rPr>
        <w:t xml:space="preserve"> From these datasets</w:t>
      </w:r>
      <w:r w:rsidR="00426F95">
        <w:rPr>
          <w:rFonts w:ascii="Arial" w:hAnsi="Arial" w:cs="Arial"/>
          <w:sz w:val="20"/>
          <w:szCs w:val="20"/>
        </w:rPr>
        <w:t>,</w:t>
      </w:r>
      <w:r>
        <w:rPr>
          <w:rFonts w:ascii="Arial" w:hAnsi="Arial" w:cs="Arial"/>
          <w:sz w:val="20"/>
          <w:szCs w:val="20"/>
        </w:rPr>
        <w:t xml:space="preserve"> we </w:t>
      </w:r>
      <w:r w:rsidR="008567B6">
        <w:rPr>
          <w:rFonts w:ascii="Arial" w:hAnsi="Arial" w:cs="Arial"/>
          <w:sz w:val="20"/>
          <w:szCs w:val="20"/>
        </w:rPr>
        <w:t>identified</w:t>
      </w:r>
      <w:r>
        <w:rPr>
          <w:rFonts w:ascii="Arial" w:hAnsi="Arial" w:cs="Arial"/>
          <w:sz w:val="20"/>
          <w:szCs w:val="20"/>
        </w:rPr>
        <w:t xml:space="preserve"> 2</w:t>
      </w:r>
      <w:r w:rsidR="00426F95">
        <w:rPr>
          <w:rFonts w:ascii="Arial" w:hAnsi="Arial" w:cs="Arial"/>
          <w:sz w:val="20"/>
          <w:szCs w:val="20"/>
        </w:rPr>
        <w:t>,</w:t>
      </w:r>
      <w:r>
        <w:rPr>
          <w:rFonts w:ascii="Arial" w:hAnsi="Arial" w:cs="Arial"/>
          <w:sz w:val="20"/>
          <w:szCs w:val="20"/>
        </w:rPr>
        <w:t>000</w:t>
      </w:r>
      <w:r w:rsidRPr="00577532">
        <w:rPr>
          <w:rFonts w:ascii="Arial" w:hAnsi="Arial" w:cs="Arial"/>
          <w:sz w:val="20"/>
          <w:szCs w:val="20"/>
        </w:rPr>
        <w:t xml:space="preserve"> </w:t>
      </w:r>
      <w:r>
        <w:rPr>
          <w:rFonts w:ascii="Arial" w:hAnsi="Arial" w:cs="Arial"/>
          <w:sz w:val="20"/>
          <w:szCs w:val="20"/>
        </w:rPr>
        <w:t xml:space="preserve">genomic </w:t>
      </w:r>
      <w:r w:rsidRPr="00577532">
        <w:rPr>
          <w:rFonts w:ascii="Arial" w:hAnsi="Arial" w:cs="Arial"/>
          <w:sz w:val="20"/>
          <w:szCs w:val="20"/>
        </w:rPr>
        <w:t>loci that w</w:t>
      </w:r>
      <w:r>
        <w:rPr>
          <w:rFonts w:ascii="Arial" w:hAnsi="Arial" w:cs="Arial"/>
          <w:sz w:val="20"/>
          <w:szCs w:val="20"/>
        </w:rPr>
        <w:t>ere</w:t>
      </w:r>
      <w:r w:rsidRPr="00577532">
        <w:rPr>
          <w:rFonts w:ascii="Arial" w:hAnsi="Arial" w:cs="Arial"/>
          <w:sz w:val="20"/>
          <w:szCs w:val="20"/>
        </w:rPr>
        <w:t xml:space="preserve"> </w:t>
      </w:r>
      <w:r>
        <w:rPr>
          <w:rFonts w:ascii="Arial" w:hAnsi="Arial" w:cs="Arial"/>
          <w:sz w:val="20"/>
          <w:szCs w:val="20"/>
        </w:rPr>
        <w:t xml:space="preserve">potentially </w:t>
      </w:r>
      <w:r w:rsidRPr="00577532">
        <w:rPr>
          <w:rFonts w:ascii="Arial" w:hAnsi="Arial" w:cs="Arial"/>
          <w:sz w:val="20"/>
          <w:szCs w:val="20"/>
        </w:rPr>
        <w:t>selected for during the domestication and improvement of maize</w:t>
      </w:r>
      <w:r>
        <w:rPr>
          <w:rFonts w:ascii="Arial" w:hAnsi="Arial" w:cs="Arial"/>
          <w:sz w:val="20"/>
          <w:szCs w:val="20"/>
        </w:rPr>
        <w:t xml:space="preserve"> (Ross-Ibarra et al in preparation)</w:t>
      </w:r>
      <w:r w:rsidRPr="00577532">
        <w:rPr>
          <w:rFonts w:ascii="Arial" w:hAnsi="Arial" w:cs="Arial"/>
          <w:sz w:val="20"/>
          <w:szCs w:val="20"/>
        </w:rPr>
        <w:t xml:space="preserve">. The </w:t>
      </w:r>
      <w:r>
        <w:rPr>
          <w:rFonts w:ascii="Arial" w:hAnsi="Arial" w:cs="Arial"/>
          <w:sz w:val="20"/>
          <w:szCs w:val="20"/>
        </w:rPr>
        <w:t>combined set of SNP and copy-number variations</w:t>
      </w:r>
      <w:r w:rsidRPr="00577532">
        <w:rPr>
          <w:rFonts w:ascii="Arial" w:hAnsi="Arial" w:cs="Arial"/>
          <w:sz w:val="20"/>
          <w:szCs w:val="20"/>
        </w:rPr>
        <w:t xml:space="preserve"> </w:t>
      </w:r>
      <w:r>
        <w:rPr>
          <w:rFonts w:ascii="Arial" w:hAnsi="Arial" w:cs="Arial"/>
          <w:sz w:val="20"/>
          <w:szCs w:val="20"/>
        </w:rPr>
        <w:t>have been</w:t>
      </w:r>
      <w:r w:rsidRPr="00577532">
        <w:rPr>
          <w:rFonts w:ascii="Arial" w:hAnsi="Arial" w:cs="Arial"/>
          <w:sz w:val="20"/>
          <w:szCs w:val="20"/>
        </w:rPr>
        <w:t xml:space="preserve"> used as markers for </w:t>
      </w:r>
      <w:r w:rsidR="008567B6">
        <w:rPr>
          <w:rFonts w:ascii="Arial" w:hAnsi="Arial" w:cs="Arial"/>
          <w:sz w:val="20"/>
          <w:szCs w:val="20"/>
        </w:rPr>
        <w:t>GWAS</w:t>
      </w:r>
      <w:r w:rsidRPr="00577532">
        <w:rPr>
          <w:rFonts w:ascii="Arial" w:hAnsi="Arial" w:cs="Arial"/>
          <w:sz w:val="20"/>
          <w:szCs w:val="20"/>
        </w:rPr>
        <w:t xml:space="preserve"> against </w:t>
      </w:r>
      <w:r w:rsidR="008567B6">
        <w:rPr>
          <w:rFonts w:ascii="Arial" w:hAnsi="Arial" w:cs="Arial"/>
          <w:sz w:val="20"/>
          <w:szCs w:val="20"/>
        </w:rPr>
        <w:t>five</w:t>
      </w:r>
      <w:r w:rsidRPr="00577532">
        <w:rPr>
          <w:rFonts w:ascii="Arial" w:hAnsi="Arial" w:cs="Arial"/>
          <w:sz w:val="20"/>
          <w:szCs w:val="20"/>
        </w:rPr>
        <w:t xml:space="preserve"> </w:t>
      </w:r>
      <w:r>
        <w:rPr>
          <w:rFonts w:ascii="Arial" w:hAnsi="Arial" w:cs="Arial"/>
          <w:sz w:val="20"/>
          <w:szCs w:val="20"/>
        </w:rPr>
        <w:t xml:space="preserve">key agronomic traits. </w:t>
      </w:r>
      <w:r w:rsidR="00426F95">
        <w:rPr>
          <w:rFonts w:ascii="Arial" w:hAnsi="Arial" w:cs="Arial"/>
          <w:sz w:val="20"/>
          <w:szCs w:val="20"/>
        </w:rPr>
        <w:t xml:space="preserve"> </w:t>
      </w:r>
      <w:r>
        <w:rPr>
          <w:rFonts w:ascii="Arial" w:hAnsi="Arial" w:cs="Arial"/>
          <w:sz w:val="20"/>
          <w:szCs w:val="20"/>
        </w:rPr>
        <w:t>S</w:t>
      </w:r>
      <w:r w:rsidRPr="00577532">
        <w:rPr>
          <w:rFonts w:ascii="Arial" w:hAnsi="Arial" w:cs="Arial"/>
          <w:sz w:val="20"/>
          <w:szCs w:val="20"/>
        </w:rPr>
        <w:t xml:space="preserve">ignificant </w:t>
      </w:r>
      <w:r>
        <w:rPr>
          <w:rFonts w:ascii="Arial" w:hAnsi="Arial" w:cs="Arial"/>
          <w:sz w:val="20"/>
          <w:szCs w:val="20"/>
        </w:rPr>
        <w:t>QTLs are</w:t>
      </w:r>
      <w:r w:rsidRPr="00577532">
        <w:rPr>
          <w:rFonts w:ascii="Arial" w:hAnsi="Arial" w:cs="Arial"/>
          <w:sz w:val="20"/>
          <w:szCs w:val="20"/>
        </w:rPr>
        <w:t xml:space="preserve"> enriched for CNVs and genic SNPs </w:t>
      </w:r>
      <w:r>
        <w:rPr>
          <w:rFonts w:ascii="Arial" w:hAnsi="Arial" w:cs="Arial"/>
          <w:sz w:val="20"/>
          <w:szCs w:val="20"/>
        </w:rPr>
        <w:t>and include markers that lie in the</w:t>
      </w:r>
      <w:r w:rsidRPr="00577532">
        <w:rPr>
          <w:rFonts w:ascii="Arial" w:hAnsi="Arial" w:cs="Arial"/>
          <w:sz w:val="20"/>
          <w:szCs w:val="20"/>
        </w:rPr>
        <w:t xml:space="preserve"> vicinity of previously </w:t>
      </w:r>
      <w:r>
        <w:rPr>
          <w:rFonts w:ascii="Arial" w:hAnsi="Arial" w:cs="Arial"/>
          <w:sz w:val="20"/>
          <w:szCs w:val="20"/>
        </w:rPr>
        <w:t>published</w:t>
      </w:r>
      <w:r w:rsidRPr="00577532">
        <w:rPr>
          <w:rFonts w:ascii="Arial" w:hAnsi="Arial" w:cs="Arial"/>
          <w:sz w:val="20"/>
          <w:szCs w:val="20"/>
        </w:rPr>
        <w:t xml:space="preserve"> markers. The association results demonstrate the validity and utility of the variation map, and also underscore the role </w:t>
      </w:r>
      <w:r w:rsidR="00426F95">
        <w:rPr>
          <w:rFonts w:ascii="Arial" w:hAnsi="Arial" w:cs="Arial"/>
          <w:sz w:val="20"/>
          <w:szCs w:val="20"/>
        </w:rPr>
        <w:t xml:space="preserve">that </w:t>
      </w:r>
      <w:r>
        <w:rPr>
          <w:rFonts w:ascii="Arial" w:hAnsi="Arial" w:cs="Arial"/>
          <w:sz w:val="20"/>
          <w:szCs w:val="20"/>
        </w:rPr>
        <w:t xml:space="preserve">structural variations such as </w:t>
      </w:r>
      <w:r w:rsidRPr="00577532">
        <w:rPr>
          <w:rFonts w:ascii="Arial" w:hAnsi="Arial" w:cs="Arial"/>
          <w:sz w:val="20"/>
          <w:szCs w:val="20"/>
        </w:rPr>
        <w:t>CNVs play in affecting phenotype.</w:t>
      </w:r>
      <w:r w:rsidR="00426F95">
        <w:rPr>
          <w:rFonts w:ascii="Arial" w:hAnsi="Arial" w:cs="Arial"/>
          <w:sz w:val="20"/>
          <w:szCs w:val="20"/>
        </w:rPr>
        <w:t xml:space="preserve"> </w:t>
      </w:r>
      <w:r w:rsidRPr="00577532">
        <w:rPr>
          <w:rFonts w:ascii="Arial" w:hAnsi="Arial" w:cs="Arial"/>
          <w:sz w:val="20"/>
          <w:szCs w:val="20"/>
        </w:rPr>
        <w:t xml:space="preserve"> </w:t>
      </w:r>
      <w:r>
        <w:rPr>
          <w:rFonts w:ascii="Arial" w:hAnsi="Arial" w:cs="Arial"/>
          <w:sz w:val="20"/>
          <w:szCs w:val="20"/>
        </w:rPr>
        <w:lastRenderedPageBreak/>
        <w:t xml:space="preserve">Results from this study will also provide primary data sets to support </w:t>
      </w:r>
      <w:r w:rsidR="00AC4EC5">
        <w:rPr>
          <w:rFonts w:ascii="Arial" w:hAnsi="Arial" w:cs="Arial"/>
          <w:sz w:val="20"/>
          <w:szCs w:val="20"/>
        </w:rPr>
        <w:t xml:space="preserve">the pan genome representaion, maize stewardship, and </w:t>
      </w:r>
      <w:r>
        <w:rPr>
          <w:rFonts w:ascii="Arial" w:hAnsi="Arial" w:cs="Arial"/>
          <w:sz w:val="20"/>
          <w:szCs w:val="20"/>
        </w:rPr>
        <w:t>functional association</w:t>
      </w:r>
      <w:r w:rsidR="00AC4EC5">
        <w:rPr>
          <w:rFonts w:ascii="Arial" w:hAnsi="Arial" w:cs="Arial"/>
          <w:sz w:val="20"/>
          <w:szCs w:val="20"/>
        </w:rPr>
        <w:t xml:space="preserve"> objectives</w:t>
      </w:r>
      <w:r>
        <w:rPr>
          <w:rFonts w:ascii="Arial" w:hAnsi="Arial" w:cs="Arial"/>
          <w:sz w:val="20"/>
          <w:szCs w:val="20"/>
        </w:rPr>
        <w:t xml:space="preserve"> in Aim 1 and 2.</w:t>
      </w:r>
    </w:p>
    <w:p w:rsidR="00B94800" w:rsidRDefault="007A1BD6">
      <w:pPr>
        <w:spacing w:before="120" w:after="100"/>
        <w:rPr>
          <w:rFonts w:ascii="Arial" w:hAnsi="Arial" w:cs="Arial"/>
          <w:b/>
          <w:sz w:val="20"/>
          <w:szCs w:val="20"/>
        </w:rPr>
      </w:pPr>
      <w:r>
        <w:rPr>
          <w:rFonts w:ascii="Arial" w:hAnsi="Arial" w:cs="Arial"/>
          <w:b/>
          <w:sz w:val="20"/>
          <w:szCs w:val="20"/>
        </w:rPr>
        <w:t>EXPERIMENTAL PLAN</w:t>
      </w:r>
    </w:p>
    <w:p w:rsidR="00B94800" w:rsidRDefault="00F171DD">
      <w:pPr>
        <w:spacing w:before="120" w:after="100"/>
        <w:rPr>
          <w:rFonts w:ascii="Arial" w:hAnsi="Arial" w:cs="Arial"/>
          <w:b/>
          <w:sz w:val="20"/>
          <w:szCs w:val="20"/>
        </w:rPr>
      </w:pPr>
      <w:r w:rsidRPr="00F171DD">
        <w:rPr>
          <w:rFonts w:ascii="Arial" w:hAnsi="Arial" w:cs="Arial"/>
          <w:b/>
          <w:sz w:val="20"/>
          <w:szCs w:val="20"/>
        </w:rPr>
        <w:t>“What are the functionally shared elements of plant genomes, how do these elements work together, and how does the diversity of these elements relate to agronomically valuable traits”</w:t>
      </w:r>
    </w:p>
    <w:p w:rsidR="00B94800" w:rsidRDefault="00F171DD">
      <w:pPr>
        <w:spacing w:before="120" w:after="100"/>
        <w:rPr>
          <w:rFonts w:ascii="Arial" w:hAnsi="Arial" w:cs="Arial"/>
          <w:i/>
          <w:sz w:val="20"/>
          <w:szCs w:val="20"/>
        </w:rPr>
      </w:pPr>
      <w:r w:rsidRPr="00A76AE8">
        <w:rPr>
          <w:rFonts w:ascii="Arial" w:hAnsi="Arial" w:cs="Arial"/>
          <w:i/>
          <w:sz w:val="20"/>
          <w:szCs w:val="20"/>
        </w:rPr>
        <w:t xml:space="preserve">The three research aims are designed to answer this question (1) Using comparative genomics to identify functional elements and sequence variants that may have phenotypic consequences; (2) Annotating gene networks in order </w:t>
      </w:r>
      <w:r w:rsidR="00912B7E">
        <w:rPr>
          <w:rFonts w:ascii="Arial" w:hAnsi="Arial" w:cs="Arial"/>
          <w:i/>
          <w:sz w:val="20"/>
          <w:szCs w:val="20"/>
        </w:rPr>
        <w:t>discover metabolic pathways and biological mechanics that</w:t>
      </w:r>
      <w:r w:rsidRPr="00A76AE8">
        <w:rPr>
          <w:rFonts w:ascii="Arial" w:hAnsi="Arial" w:cs="Arial"/>
          <w:i/>
          <w:sz w:val="20"/>
          <w:szCs w:val="20"/>
        </w:rPr>
        <w:t xml:space="preserve"> lead to phenotypes; (3) Collecting, integrating and presenting, genome, network and phenotypic data as an integrated framework in order to connect genetic diversity to phenotypic variation. The three aims together provide the foundation for synthesis</w:t>
      </w:r>
      <w:r w:rsidR="00A174BB">
        <w:rPr>
          <w:rFonts w:ascii="Arial" w:hAnsi="Arial" w:cs="Arial"/>
          <w:i/>
          <w:sz w:val="20"/>
          <w:szCs w:val="20"/>
        </w:rPr>
        <w:t xml:space="preserve"> </w:t>
      </w:r>
      <w:r w:rsidRPr="00A76AE8">
        <w:rPr>
          <w:rFonts w:ascii="Arial" w:hAnsi="Arial" w:cs="Arial"/>
          <w:i/>
          <w:sz w:val="20"/>
          <w:szCs w:val="20"/>
        </w:rPr>
        <w:t>essential for the biological interpretation of population</w:t>
      </w:r>
      <w:r w:rsidR="00426F95">
        <w:rPr>
          <w:rFonts w:ascii="Arial" w:hAnsi="Arial" w:cs="Arial"/>
          <w:i/>
          <w:sz w:val="20"/>
          <w:szCs w:val="20"/>
        </w:rPr>
        <w:t>-</w:t>
      </w:r>
      <w:r w:rsidRPr="00A76AE8">
        <w:rPr>
          <w:rFonts w:ascii="Arial" w:hAnsi="Arial" w:cs="Arial"/>
          <w:i/>
          <w:sz w:val="20"/>
          <w:szCs w:val="20"/>
        </w:rPr>
        <w:t>based data that is necessary to identify the relationship between genotypic and phenotypic variations. The outreach component support</w:t>
      </w:r>
      <w:r w:rsidR="00912B7E">
        <w:rPr>
          <w:rFonts w:ascii="Arial" w:hAnsi="Arial" w:cs="Arial"/>
          <w:i/>
          <w:sz w:val="20"/>
          <w:szCs w:val="20"/>
        </w:rPr>
        <w:t>s</w:t>
      </w:r>
      <w:r w:rsidRPr="00A76AE8">
        <w:rPr>
          <w:rFonts w:ascii="Arial" w:hAnsi="Arial" w:cs="Arial"/>
          <w:i/>
          <w:sz w:val="20"/>
          <w:szCs w:val="20"/>
        </w:rPr>
        <w:t xml:space="preserve"> </w:t>
      </w:r>
      <w:r w:rsidR="00426F95">
        <w:rPr>
          <w:rFonts w:ascii="Arial" w:hAnsi="Arial" w:cs="Arial"/>
          <w:i/>
          <w:sz w:val="20"/>
          <w:szCs w:val="20"/>
        </w:rPr>
        <w:t xml:space="preserve">the </w:t>
      </w:r>
      <w:r w:rsidRPr="00A76AE8">
        <w:rPr>
          <w:rFonts w:ascii="Arial" w:hAnsi="Arial" w:cs="Arial"/>
          <w:i/>
          <w:sz w:val="20"/>
          <w:szCs w:val="20"/>
        </w:rPr>
        <w:t xml:space="preserve">training </w:t>
      </w:r>
      <w:r w:rsidR="00426F95">
        <w:rPr>
          <w:rFonts w:ascii="Arial" w:hAnsi="Arial" w:cs="Arial"/>
          <w:i/>
          <w:sz w:val="20"/>
          <w:szCs w:val="20"/>
        </w:rPr>
        <w:t>of</w:t>
      </w:r>
      <w:r w:rsidR="00426F95" w:rsidRPr="00A76AE8">
        <w:rPr>
          <w:rFonts w:ascii="Arial" w:hAnsi="Arial" w:cs="Arial"/>
          <w:i/>
          <w:sz w:val="20"/>
          <w:szCs w:val="20"/>
        </w:rPr>
        <w:t xml:space="preserve"> </w:t>
      </w:r>
      <w:r w:rsidRPr="00A76AE8">
        <w:rPr>
          <w:rFonts w:ascii="Arial" w:hAnsi="Arial" w:cs="Arial"/>
          <w:i/>
          <w:sz w:val="20"/>
          <w:szCs w:val="20"/>
        </w:rPr>
        <w:t>current and future scientist</w:t>
      </w:r>
      <w:r w:rsidR="00426F95">
        <w:rPr>
          <w:rFonts w:ascii="Arial" w:hAnsi="Arial" w:cs="Arial"/>
          <w:i/>
          <w:sz w:val="20"/>
          <w:szCs w:val="20"/>
        </w:rPr>
        <w:t>s</w:t>
      </w:r>
      <w:r w:rsidRPr="00A76AE8">
        <w:rPr>
          <w:rFonts w:ascii="Arial" w:hAnsi="Arial" w:cs="Arial"/>
          <w:i/>
          <w:sz w:val="20"/>
          <w:szCs w:val="20"/>
        </w:rPr>
        <w:t xml:space="preserve"> in data management</w:t>
      </w:r>
      <w:r w:rsidR="00426F95">
        <w:rPr>
          <w:rFonts w:ascii="Arial" w:hAnsi="Arial" w:cs="Arial"/>
          <w:i/>
          <w:sz w:val="20"/>
          <w:szCs w:val="20"/>
        </w:rPr>
        <w:t>,</w:t>
      </w:r>
      <w:r w:rsidRPr="00A76AE8">
        <w:rPr>
          <w:rFonts w:ascii="Arial" w:hAnsi="Arial" w:cs="Arial"/>
          <w:i/>
          <w:sz w:val="20"/>
          <w:szCs w:val="20"/>
        </w:rPr>
        <w:t xml:space="preserve"> specifically</w:t>
      </w:r>
      <w:r w:rsidR="00426F95">
        <w:rPr>
          <w:rFonts w:ascii="Arial" w:hAnsi="Arial" w:cs="Arial"/>
          <w:i/>
          <w:sz w:val="20"/>
          <w:szCs w:val="20"/>
        </w:rPr>
        <w:t xml:space="preserve"> in</w:t>
      </w:r>
      <w:r w:rsidRPr="00A76AE8">
        <w:rPr>
          <w:rFonts w:ascii="Arial" w:hAnsi="Arial" w:cs="Arial"/>
          <w:i/>
          <w:sz w:val="20"/>
          <w:szCs w:val="20"/>
        </w:rPr>
        <w:t xml:space="preserve"> the use of the standards and </w:t>
      </w:r>
      <w:r w:rsidR="00426F95">
        <w:rPr>
          <w:rFonts w:ascii="Arial" w:hAnsi="Arial" w:cs="Arial"/>
          <w:i/>
          <w:sz w:val="20"/>
          <w:szCs w:val="20"/>
        </w:rPr>
        <w:t xml:space="preserve">in </w:t>
      </w:r>
      <w:r w:rsidRPr="00A76AE8">
        <w:rPr>
          <w:rFonts w:ascii="Arial" w:hAnsi="Arial" w:cs="Arial"/>
          <w:i/>
          <w:sz w:val="20"/>
          <w:szCs w:val="20"/>
        </w:rPr>
        <w:t xml:space="preserve">the need to integrate </w:t>
      </w:r>
      <w:r w:rsidR="00EE0EE4">
        <w:rPr>
          <w:rFonts w:ascii="Arial" w:hAnsi="Arial" w:cs="Arial"/>
          <w:i/>
          <w:sz w:val="20"/>
          <w:szCs w:val="20"/>
        </w:rPr>
        <w:t>diverse</w:t>
      </w:r>
      <w:r w:rsidRPr="00A76AE8">
        <w:rPr>
          <w:rFonts w:ascii="Arial" w:hAnsi="Arial" w:cs="Arial"/>
          <w:i/>
          <w:sz w:val="20"/>
          <w:szCs w:val="20"/>
        </w:rPr>
        <w:t xml:space="preserve"> data sets for discovery of basic fundamental principals in biology. </w:t>
      </w:r>
    </w:p>
    <w:p w:rsidR="00DC5A77" w:rsidRDefault="00DC5A77">
      <w:pPr>
        <w:spacing w:before="120" w:after="100"/>
        <w:rPr>
          <w:rFonts w:ascii="Arial" w:hAnsi="Arial" w:cs="Arial"/>
          <w:sz w:val="20"/>
          <w:szCs w:val="20"/>
        </w:rPr>
      </w:pPr>
      <w:r>
        <w:rPr>
          <w:rFonts w:ascii="Arial" w:hAnsi="Arial" w:cs="Arial"/>
          <w:b/>
          <w:sz w:val="20"/>
          <w:szCs w:val="20"/>
        </w:rPr>
        <w:t xml:space="preserve">Aim 1. </w:t>
      </w:r>
      <w:r w:rsidR="00553DEC" w:rsidRPr="00F171DD">
        <w:rPr>
          <w:rFonts w:ascii="Arial" w:hAnsi="Arial" w:cs="Arial"/>
          <w:b/>
          <w:sz w:val="20"/>
          <w:szCs w:val="20"/>
        </w:rPr>
        <w:t>Establish a reference resource for plant genomes and comparative annotation.</w:t>
      </w:r>
    </w:p>
    <w:p w:rsidR="00B94800" w:rsidRDefault="00553DEC">
      <w:pPr>
        <w:spacing w:before="120" w:after="100"/>
        <w:rPr>
          <w:rFonts w:ascii="Arial" w:hAnsi="Arial" w:cs="Arial"/>
          <w:i/>
          <w:sz w:val="20"/>
          <w:szCs w:val="20"/>
        </w:rPr>
      </w:pPr>
      <w:r w:rsidRPr="00F171DD">
        <w:rPr>
          <w:rFonts w:ascii="Arial" w:hAnsi="Arial" w:cs="Arial"/>
          <w:sz w:val="20"/>
          <w:szCs w:val="20"/>
        </w:rPr>
        <w:t xml:space="preserve">In collaboration with EBI and other community members, we propose </w:t>
      </w:r>
      <w:r w:rsidR="00426F95">
        <w:rPr>
          <w:rFonts w:ascii="Arial" w:hAnsi="Arial" w:cs="Arial"/>
          <w:sz w:val="20"/>
          <w:szCs w:val="20"/>
        </w:rPr>
        <w:t xml:space="preserve">the </w:t>
      </w:r>
      <w:r w:rsidRPr="00F171DD">
        <w:rPr>
          <w:rFonts w:ascii="Arial" w:hAnsi="Arial" w:cs="Arial"/>
          <w:sz w:val="20"/>
          <w:szCs w:val="20"/>
        </w:rPr>
        <w:t xml:space="preserve">development and stewardship of </w:t>
      </w:r>
      <w:r w:rsidR="00426F95">
        <w:rPr>
          <w:rFonts w:ascii="Arial" w:hAnsi="Arial" w:cs="Arial"/>
          <w:sz w:val="20"/>
          <w:szCs w:val="20"/>
        </w:rPr>
        <w:t xml:space="preserve">up to 20 </w:t>
      </w:r>
      <w:r w:rsidRPr="00F171DD">
        <w:rPr>
          <w:rFonts w:ascii="Arial" w:hAnsi="Arial" w:cs="Arial"/>
          <w:sz w:val="20"/>
          <w:szCs w:val="20"/>
        </w:rPr>
        <w:t>plant genome reference sequence</w:t>
      </w:r>
      <w:r w:rsidR="00426F95">
        <w:rPr>
          <w:rFonts w:ascii="Arial" w:hAnsi="Arial" w:cs="Arial"/>
          <w:sz w:val="20"/>
          <w:szCs w:val="20"/>
        </w:rPr>
        <w:t>s</w:t>
      </w:r>
      <w:r w:rsidRPr="00F171DD">
        <w:rPr>
          <w:rFonts w:ascii="Arial" w:hAnsi="Arial" w:cs="Arial"/>
          <w:sz w:val="20"/>
          <w:szCs w:val="20"/>
        </w:rPr>
        <w:t xml:space="preserve"> and annotations in the Ensembl</w:t>
      </w:r>
      <w:r w:rsidR="00BF6FE4">
        <w:rPr>
          <w:rFonts w:ascii="Arial" w:hAnsi="Arial" w:cs="Arial"/>
          <w:sz w:val="20"/>
          <w:szCs w:val="20"/>
        </w:rPr>
        <w:fldChar w:fldCharType="begin">
          <w:fldData xml:space="preserve">PEVuZE5vdGU+PENpdGU+PEF1dGhvcj5GbGljZWs8L0F1dGhvcj48WWVhcj4yMDExPC9ZZWFyPjxS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PEVuZE5vdGU+PENpdGU+PEF1dGhvcj5GbGljZWs8L0F1dGhvcj48WWVhcj4yMDExPC9ZZWFyPjxS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43</w:t>
      </w:r>
      <w:r w:rsidR="00BF6FE4">
        <w:rPr>
          <w:rFonts w:ascii="Arial" w:hAnsi="Arial" w:cs="Arial"/>
          <w:sz w:val="20"/>
          <w:szCs w:val="20"/>
        </w:rPr>
        <w:fldChar w:fldCharType="end"/>
      </w:r>
      <w:r w:rsidRPr="00F171DD">
        <w:rPr>
          <w:rFonts w:ascii="Arial" w:hAnsi="Arial" w:cs="Arial"/>
          <w:sz w:val="20"/>
          <w:szCs w:val="20"/>
        </w:rPr>
        <w:t xml:space="preserve"> framework</w:t>
      </w:r>
      <w:r w:rsidR="00912B7E">
        <w:rPr>
          <w:rFonts w:ascii="Arial" w:hAnsi="Arial" w:cs="Arial"/>
          <w:sz w:val="20"/>
          <w:szCs w:val="20"/>
        </w:rPr>
        <w:t>.  This will</w:t>
      </w:r>
      <w:r w:rsidRPr="00F171DD">
        <w:rPr>
          <w:rFonts w:ascii="Arial" w:hAnsi="Arial" w:cs="Arial"/>
          <w:sz w:val="20"/>
          <w:szCs w:val="20"/>
        </w:rPr>
        <w:t xml:space="preserve"> provide a common standard platform for comparative genomic analysis and visualization.</w:t>
      </w:r>
      <w:r w:rsidR="00426F95">
        <w:rPr>
          <w:rFonts w:ascii="Arial" w:hAnsi="Arial" w:cs="Arial"/>
          <w:sz w:val="20"/>
          <w:szCs w:val="20"/>
        </w:rPr>
        <w:t xml:space="preserve"> </w:t>
      </w:r>
      <w:r w:rsidRPr="00F171DD">
        <w:rPr>
          <w:rFonts w:ascii="Arial" w:hAnsi="Arial" w:cs="Arial"/>
          <w:sz w:val="20"/>
          <w:szCs w:val="20"/>
        </w:rPr>
        <w:t xml:space="preserve"> The enriched genome annotations will include controlled vocabularies to describe metadata and primary data associated with comparative</w:t>
      </w:r>
      <w:r w:rsidR="00440E30">
        <w:rPr>
          <w:rFonts w:ascii="Arial" w:hAnsi="Arial" w:cs="Arial"/>
          <w:sz w:val="20"/>
          <w:szCs w:val="20"/>
        </w:rPr>
        <w:t xml:space="preserve"> </w:t>
      </w:r>
      <w:r w:rsidRPr="00F171DD">
        <w:rPr>
          <w:rFonts w:ascii="Arial" w:hAnsi="Arial" w:cs="Arial"/>
          <w:sz w:val="20"/>
          <w:szCs w:val="20"/>
        </w:rPr>
        <w:t>phylogenomics, epigenetics</w:t>
      </w:r>
      <w:r w:rsidR="00426F95">
        <w:rPr>
          <w:rFonts w:ascii="Arial" w:hAnsi="Arial" w:cs="Arial"/>
          <w:sz w:val="20"/>
          <w:szCs w:val="20"/>
        </w:rPr>
        <w:t>,</w:t>
      </w:r>
      <w:r w:rsidR="006D17EE">
        <w:rPr>
          <w:rFonts w:ascii="Arial" w:hAnsi="Arial" w:cs="Arial"/>
          <w:sz w:val="20"/>
          <w:szCs w:val="20"/>
        </w:rPr>
        <w:t xml:space="preserve"> and</w:t>
      </w:r>
      <w:r w:rsidRPr="00F171DD">
        <w:rPr>
          <w:rFonts w:ascii="Arial" w:hAnsi="Arial" w:cs="Arial"/>
          <w:sz w:val="20"/>
          <w:szCs w:val="20"/>
        </w:rPr>
        <w:t xml:space="preserve"> population</w:t>
      </w:r>
      <w:r w:rsidR="00426F95">
        <w:rPr>
          <w:rFonts w:ascii="Arial" w:hAnsi="Arial" w:cs="Arial"/>
          <w:sz w:val="20"/>
          <w:szCs w:val="20"/>
        </w:rPr>
        <w:t>-</w:t>
      </w:r>
      <w:r w:rsidRPr="00F171DD">
        <w:rPr>
          <w:rFonts w:ascii="Arial" w:hAnsi="Arial" w:cs="Arial"/>
          <w:sz w:val="20"/>
          <w:szCs w:val="20"/>
        </w:rPr>
        <w:t xml:space="preserve">based phenotypes. </w:t>
      </w:r>
      <w:r w:rsidR="00426F95">
        <w:rPr>
          <w:rFonts w:ascii="Arial" w:hAnsi="Arial" w:cs="Arial"/>
          <w:sz w:val="20"/>
          <w:szCs w:val="20"/>
        </w:rPr>
        <w:t xml:space="preserve"> </w:t>
      </w:r>
      <w:r w:rsidRPr="00F171DD">
        <w:rPr>
          <w:rFonts w:ascii="Arial" w:hAnsi="Arial" w:cs="Arial"/>
          <w:sz w:val="20"/>
          <w:szCs w:val="20"/>
        </w:rPr>
        <w:t xml:space="preserve">The genome assembly and data structures will allow researchers to </w:t>
      </w:r>
      <w:r w:rsidR="00440E30">
        <w:rPr>
          <w:rFonts w:ascii="Arial" w:hAnsi="Arial" w:cs="Arial"/>
          <w:sz w:val="20"/>
          <w:szCs w:val="20"/>
        </w:rPr>
        <w:t>shift</w:t>
      </w:r>
      <w:r w:rsidR="00440E30" w:rsidRPr="00F171DD">
        <w:rPr>
          <w:rFonts w:ascii="Arial" w:hAnsi="Arial" w:cs="Arial"/>
          <w:sz w:val="20"/>
          <w:szCs w:val="20"/>
        </w:rPr>
        <w:t xml:space="preserve"> </w:t>
      </w:r>
      <w:r w:rsidRPr="00F171DD">
        <w:rPr>
          <w:rFonts w:ascii="Arial" w:hAnsi="Arial" w:cs="Arial"/>
          <w:sz w:val="20"/>
          <w:szCs w:val="20"/>
        </w:rPr>
        <w:t>their point of reference from a single species to a taxonomic clade representation of a genome.</w:t>
      </w:r>
    </w:p>
    <w:p w:rsidR="00B94800" w:rsidRPr="00DC5A77" w:rsidRDefault="00DC5A77" w:rsidP="00DC5A77">
      <w:pPr>
        <w:rPr>
          <w:rFonts w:ascii="Arial" w:hAnsi="Arial"/>
          <w:sz w:val="20"/>
        </w:rPr>
      </w:pPr>
      <w:r>
        <w:rPr>
          <w:rFonts w:ascii="Arial" w:hAnsi="Arial"/>
          <w:b/>
          <w:sz w:val="20"/>
        </w:rPr>
        <w:t xml:space="preserve">1.1 </w:t>
      </w:r>
      <w:r w:rsidR="00202250" w:rsidRPr="00DC5A77">
        <w:rPr>
          <w:rFonts w:ascii="Arial" w:hAnsi="Arial"/>
          <w:b/>
          <w:i/>
          <w:sz w:val="20"/>
        </w:rPr>
        <w:t>Establish</w:t>
      </w:r>
      <w:r w:rsidR="002D0BE6" w:rsidRPr="00DC5A77">
        <w:rPr>
          <w:rFonts w:ascii="Arial" w:hAnsi="Arial"/>
          <w:b/>
          <w:i/>
          <w:sz w:val="20"/>
        </w:rPr>
        <w:t xml:space="preserve"> an integrated reference genome resource</w:t>
      </w:r>
      <w:r w:rsidRPr="00DC5A77">
        <w:rPr>
          <w:rFonts w:ascii="Arial" w:hAnsi="Arial"/>
          <w:b/>
          <w:i/>
          <w:sz w:val="20"/>
        </w:rPr>
        <w:t>.</w:t>
      </w:r>
      <w:r w:rsidRPr="00DC5A77">
        <w:rPr>
          <w:rFonts w:ascii="Arial" w:hAnsi="Arial"/>
          <w:b/>
          <w:sz w:val="20"/>
        </w:rPr>
        <w:t xml:space="preserve"> </w:t>
      </w:r>
      <w:r w:rsidR="00553DEC" w:rsidRPr="00DC5A77">
        <w:rPr>
          <w:rFonts w:ascii="Arial" w:hAnsi="Arial"/>
          <w:sz w:val="20"/>
        </w:rPr>
        <w:t xml:space="preserve">We will host a minimum of 20 complete reference genomes over the next 4 years and </w:t>
      </w:r>
      <w:r w:rsidR="00426F95" w:rsidRPr="00DC5A77">
        <w:rPr>
          <w:rFonts w:ascii="Arial" w:hAnsi="Arial"/>
          <w:sz w:val="20"/>
        </w:rPr>
        <w:t xml:space="preserve">will </w:t>
      </w:r>
      <w:r w:rsidR="00553DEC" w:rsidRPr="00DC5A77">
        <w:rPr>
          <w:rFonts w:ascii="Arial" w:hAnsi="Arial"/>
          <w:sz w:val="20"/>
        </w:rPr>
        <w:t>apply standard</w:t>
      </w:r>
      <w:r w:rsidR="00912B7E" w:rsidRPr="00DC5A77">
        <w:rPr>
          <w:rFonts w:ascii="Arial" w:hAnsi="Arial"/>
          <w:sz w:val="20"/>
        </w:rPr>
        <w:t xml:space="preserve"> and </w:t>
      </w:r>
      <w:r w:rsidR="00553DEC" w:rsidRPr="00DC5A77">
        <w:rPr>
          <w:rFonts w:ascii="Arial" w:hAnsi="Arial"/>
          <w:sz w:val="20"/>
        </w:rPr>
        <w:t xml:space="preserve"> species-appropriate annotations and analyses</w:t>
      </w:r>
      <w:r w:rsidR="00426F95" w:rsidRPr="00DC5A77">
        <w:rPr>
          <w:rFonts w:ascii="Arial" w:hAnsi="Arial"/>
          <w:sz w:val="20"/>
        </w:rPr>
        <w:t xml:space="preserve"> that will be updated through</w:t>
      </w:r>
      <w:r w:rsidR="00553DEC" w:rsidRPr="00DC5A77">
        <w:rPr>
          <w:rFonts w:ascii="Arial" w:hAnsi="Arial"/>
          <w:sz w:val="20"/>
        </w:rPr>
        <w:t xml:space="preserve"> </w:t>
      </w:r>
      <w:r w:rsidR="00426F95" w:rsidRPr="00DC5A77">
        <w:rPr>
          <w:rFonts w:ascii="Arial" w:hAnsi="Arial"/>
          <w:sz w:val="20"/>
        </w:rPr>
        <w:t xml:space="preserve">semiannual releases.  </w:t>
      </w:r>
      <w:r w:rsidR="00553DEC" w:rsidRPr="00DC5A77">
        <w:rPr>
          <w:rFonts w:ascii="Arial" w:hAnsi="Arial"/>
          <w:sz w:val="20"/>
        </w:rPr>
        <w:t xml:space="preserve">Genomes will also be hosted at PlantEnsembl through our collaboration with EBI.  The candidate list of additional </w:t>
      </w:r>
      <w:r w:rsidR="00440E30" w:rsidRPr="00DC5A77">
        <w:rPr>
          <w:rFonts w:ascii="Arial" w:hAnsi="Arial"/>
          <w:sz w:val="20"/>
        </w:rPr>
        <w:t xml:space="preserve">reference </w:t>
      </w:r>
      <w:r w:rsidR="00553DEC" w:rsidRPr="00DC5A77">
        <w:rPr>
          <w:rFonts w:ascii="Arial" w:hAnsi="Arial"/>
          <w:sz w:val="20"/>
        </w:rPr>
        <w:t>species includes wheat, barley, soybean, potato, tomato, strawberry</w:t>
      </w:r>
      <w:r w:rsidR="00BF6FE4" w:rsidRPr="00DC5A77">
        <w:rPr>
          <w:rFonts w:ascii="Arial" w:hAnsi="Arial"/>
          <w:sz w:val="20"/>
        </w:rPr>
        <w:fldChar w:fldCharType="begin">
          <w:fldData xml:space="preserve">PEVuZE5vdGU+PENpdGU+PEF1dGhvcj5TaHVsYWV2PC9BdXRob3I+PFllYXI+MjAxMDwvWWVhcj48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</w:fldData>
        </w:fldChar>
      </w:r>
      <w:r w:rsidR="00895897" w:rsidRPr="00DC5A77">
        <w:rPr>
          <w:rFonts w:ascii="Arial" w:hAnsi="Arial"/>
          <w:sz w:val="20"/>
        </w:rPr>
        <w:instrText xml:space="preserve"> ADDIN EN.CITE </w:instrText>
      </w:r>
      <w:r w:rsidR="00BF6FE4" w:rsidRPr="00DC5A77">
        <w:rPr>
          <w:rFonts w:ascii="Arial" w:hAnsi="Arial"/>
          <w:sz w:val="20"/>
        </w:rPr>
        <w:fldChar w:fldCharType="begin">
          <w:fldData xml:space="preserve">PEVuZE5vdGU+PENpdGU+PEF1dGhvcj5TaHVsYWV2PC9BdXRob3I+PFllYXI+MjAxMDwvWWVhcj48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</w:fldData>
        </w:fldChar>
      </w:r>
      <w:r w:rsidR="00895897" w:rsidRPr="00DC5A77">
        <w:rPr>
          <w:rFonts w:ascii="Arial" w:hAnsi="Arial"/>
          <w:sz w:val="20"/>
        </w:rPr>
        <w:instrText xml:space="preserve"> ADDIN EN.CITE.DATA </w:instrText>
      </w:r>
      <w:r w:rsidR="00BF6FE4" w:rsidRPr="00DC5A77">
        <w:rPr>
          <w:rFonts w:ascii="Arial" w:hAnsi="Arial"/>
          <w:sz w:val="20"/>
        </w:rPr>
      </w:r>
      <w:r w:rsidR="00BF6FE4" w:rsidRPr="00DC5A77">
        <w:rPr>
          <w:rFonts w:ascii="Arial" w:hAnsi="Arial"/>
          <w:sz w:val="20"/>
        </w:rPr>
        <w:fldChar w:fldCharType="end"/>
      </w:r>
      <w:r w:rsidR="00BF6FE4" w:rsidRPr="00DC5A77">
        <w:rPr>
          <w:rFonts w:ascii="Arial" w:hAnsi="Arial"/>
          <w:sz w:val="20"/>
        </w:rPr>
      </w:r>
      <w:r w:rsidR="00BF6FE4" w:rsidRPr="00DC5A77">
        <w:rPr>
          <w:rFonts w:ascii="Arial" w:hAnsi="Arial"/>
          <w:sz w:val="20"/>
        </w:rPr>
        <w:fldChar w:fldCharType="separate"/>
      </w:r>
      <w:r w:rsidR="00895897" w:rsidRPr="00DC5A77">
        <w:rPr>
          <w:rFonts w:ascii="Arial" w:hAnsi="Arial"/>
          <w:sz w:val="20"/>
          <w:vertAlign w:val="superscript"/>
        </w:rPr>
        <w:t>9</w:t>
      </w:r>
      <w:r w:rsidR="00BF6FE4" w:rsidRPr="00DC5A77">
        <w:rPr>
          <w:rFonts w:ascii="Arial" w:hAnsi="Arial"/>
          <w:sz w:val="20"/>
        </w:rPr>
        <w:fldChar w:fldCharType="end"/>
      </w:r>
      <w:r w:rsidR="00553DEC" w:rsidRPr="00DC5A77">
        <w:rPr>
          <w:rFonts w:ascii="Arial" w:hAnsi="Arial"/>
          <w:sz w:val="20"/>
        </w:rPr>
        <w:t xml:space="preserve">, the basal angiosperm </w:t>
      </w:r>
      <w:r w:rsidR="00553DEC" w:rsidRPr="00DC5A77">
        <w:rPr>
          <w:rFonts w:ascii="Arial" w:hAnsi="Arial"/>
          <w:i/>
          <w:sz w:val="20"/>
        </w:rPr>
        <w:t>Amborella</w:t>
      </w:r>
      <w:r w:rsidR="00553DEC" w:rsidRPr="00DC5A77">
        <w:rPr>
          <w:rFonts w:ascii="Arial" w:hAnsi="Arial"/>
          <w:sz w:val="20"/>
        </w:rPr>
        <w:t xml:space="preserve"> (NSF</w:t>
      </w:r>
      <w:r w:rsidR="00553DEC" w:rsidRPr="00DC5A77">
        <w:rPr>
          <w:rStyle w:val="Heading1Char"/>
          <w:rFonts w:ascii="Arial" w:hAnsi="Arial" w:cs="Arial"/>
          <w:sz w:val="20"/>
          <w:szCs w:val="20"/>
        </w:rPr>
        <w:t xml:space="preserve"> </w:t>
      </w:r>
      <w:r w:rsidR="00553DEC" w:rsidRPr="00DC5A77">
        <w:rPr>
          <w:rStyle w:val="Strong"/>
          <w:rFonts w:ascii="Arial" w:hAnsi="Arial" w:cs="Arial"/>
          <w:b w:val="0"/>
          <w:sz w:val="20"/>
          <w:szCs w:val="20"/>
        </w:rPr>
        <w:t>#0922742</w:t>
      </w:r>
      <w:r w:rsidR="00553DEC" w:rsidRPr="00DC5A77">
        <w:rPr>
          <w:rFonts w:ascii="Arial" w:hAnsi="Arial"/>
          <w:sz w:val="20"/>
        </w:rPr>
        <w:t xml:space="preserve">) and the basal vascular plant </w:t>
      </w:r>
      <w:r w:rsidR="00553DEC" w:rsidRPr="00DC5A77">
        <w:rPr>
          <w:rFonts w:ascii="Arial" w:hAnsi="Arial"/>
          <w:i/>
          <w:sz w:val="20"/>
        </w:rPr>
        <w:t>Selaginella</w:t>
      </w:r>
      <w:r w:rsidR="00553DEC" w:rsidRPr="00DC5A77">
        <w:rPr>
          <w:rFonts w:ascii="Arial" w:hAnsi="Arial"/>
          <w:sz w:val="20"/>
        </w:rPr>
        <w:t xml:space="preserve">.  Factors influencing selection </w:t>
      </w:r>
      <w:r w:rsidR="00587DD5" w:rsidRPr="00DC5A77">
        <w:rPr>
          <w:rFonts w:ascii="Arial" w:hAnsi="Arial"/>
          <w:sz w:val="20"/>
        </w:rPr>
        <w:t xml:space="preserve">will </w:t>
      </w:r>
      <w:r w:rsidR="00553DEC" w:rsidRPr="00DC5A77">
        <w:rPr>
          <w:rFonts w:ascii="Arial" w:hAnsi="Arial"/>
          <w:sz w:val="20"/>
        </w:rPr>
        <w:t xml:space="preserve">include </w:t>
      </w:r>
      <w:r w:rsidR="00587DD5" w:rsidRPr="00DC5A77">
        <w:rPr>
          <w:rFonts w:ascii="Arial" w:hAnsi="Arial"/>
          <w:sz w:val="20"/>
        </w:rPr>
        <w:t xml:space="preserve">sequence </w:t>
      </w:r>
      <w:r w:rsidR="00553DEC" w:rsidRPr="00DC5A77">
        <w:rPr>
          <w:rFonts w:ascii="Arial" w:hAnsi="Arial"/>
          <w:sz w:val="20"/>
        </w:rPr>
        <w:t>availability within GenBank, completeness of assembly/annotation, value as a crop and/or model for functional genomics, evolutionary significance (taxon portfolio), collaborations</w:t>
      </w:r>
      <w:r w:rsidR="00587DD5" w:rsidRPr="00DC5A77">
        <w:rPr>
          <w:rFonts w:ascii="Arial" w:hAnsi="Arial"/>
          <w:sz w:val="20"/>
        </w:rPr>
        <w:t>,</w:t>
      </w:r>
      <w:r w:rsidR="00553DEC" w:rsidRPr="00DC5A77">
        <w:rPr>
          <w:rFonts w:ascii="Arial" w:hAnsi="Arial"/>
          <w:sz w:val="20"/>
        </w:rPr>
        <w:t xml:space="preserve"> and the recommendations and priorities suggested by our scientific advisory board (SAB) and PIs. </w:t>
      </w:r>
    </w:p>
    <w:p w:rsidR="00B94800" w:rsidRDefault="00553DEC">
      <w:pPr>
        <w:spacing w:before="120" w:after="100"/>
        <w:rPr>
          <w:rFonts w:ascii="Arial" w:hAnsi="Arial" w:cs="Arial"/>
          <w:sz w:val="20"/>
          <w:szCs w:val="20"/>
        </w:rPr>
      </w:pPr>
      <w:r w:rsidRPr="00F171DD">
        <w:rPr>
          <w:rFonts w:ascii="Arial" w:hAnsi="Arial" w:cs="Arial"/>
          <w:i/>
          <w:sz w:val="20"/>
          <w:szCs w:val="20"/>
        </w:rPr>
        <w:t>Base-line Annotations</w:t>
      </w:r>
      <w:r w:rsidRPr="00F171DD">
        <w:rPr>
          <w:rFonts w:ascii="Arial" w:hAnsi="Arial" w:cs="Arial"/>
          <w:b/>
          <w:i/>
          <w:sz w:val="20"/>
          <w:szCs w:val="20"/>
        </w:rPr>
        <w:t>:</w:t>
      </w:r>
      <w:r w:rsidRPr="00F171DD">
        <w:rPr>
          <w:rFonts w:ascii="Arial" w:hAnsi="Arial" w:cs="Arial"/>
          <w:sz w:val="20"/>
          <w:szCs w:val="20"/>
        </w:rPr>
        <w:t xml:space="preserve">  In addition to importing annotations from respective community projects</w:t>
      </w:r>
      <w:r w:rsidR="00AC4EC5">
        <w:rPr>
          <w:rFonts w:ascii="Arial" w:hAnsi="Arial" w:cs="Arial"/>
          <w:sz w:val="20"/>
          <w:szCs w:val="20"/>
        </w:rPr>
        <w:t xml:space="preserve"> (Letters: Itoh, Lawrence, Huala)</w:t>
      </w:r>
      <w:r w:rsidR="00587DD5">
        <w:rPr>
          <w:rFonts w:ascii="Arial" w:hAnsi="Arial" w:cs="Arial"/>
          <w:sz w:val="20"/>
          <w:szCs w:val="20"/>
        </w:rPr>
        <w:t>,</w:t>
      </w:r>
      <w:r w:rsidRPr="00F171DD">
        <w:rPr>
          <w:rFonts w:ascii="Arial" w:hAnsi="Arial" w:cs="Arial"/>
          <w:sz w:val="20"/>
          <w:szCs w:val="20"/>
        </w:rPr>
        <w:t xml:space="preserve"> we will apply our own standardized annotation pipelines.  At the DNA level, these include repeat-finding using both curated libraries</w:t>
      </w:r>
      <w:r w:rsidR="00BF6FE4">
        <w:rPr>
          <w:rFonts w:ascii="Arial" w:hAnsi="Arial" w:cs="Arial"/>
          <w:sz w:val="20"/>
          <w:szCs w:val="20"/>
        </w:rPr>
        <w:fldChar w:fldCharType="begin">
          <w:fldData xml:space="preserve">PEVuZE5vdGU+PENpdGU+PEF1dGhvcj5TY2huYWJsZTwvQXV0aG9yPjxZZWFyPjIwMDk8L1llYXI+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PEVuZE5vdGU+PENpdGU+PEF1dGhvcj5TY2huYWJsZTwvQXV0aG9yPjxZZWFyPjIwMDk8L1llYXI+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7,18,44-46</w:t>
      </w:r>
      <w:r w:rsidR="00BF6FE4">
        <w:rPr>
          <w:rFonts w:ascii="Arial" w:hAnsi="Arial" w:cs="Arial"/>
          <w:sz w:val="20"/>
          <w:szCs w:val="20"/>
        </w:rPr>
        <w:fldChar w:fldCharType="end"/>
      </w:r>
      <w:r w:rsidR="006166AE">
        <w:rPr>
          <w:rFonts w:ascii="Arial" w:hAnsi="Arial" w:cs="Arial"/>
          <w:sz w:val="20"/>
          <w:szCs w:val="20"/>
        </w:rPr>
        <w:t xml:space="preserve">, </w:t>
      </w:r>
      <w:r w:rsidRPr="00F171DD">
        <w:rPr>
          <w:rFonts w:ascii="Arial" w:hAnsi="Arial" w:cs="Arial"/>
          <w:i/>
          <w:sz w:val="20"/>
          <w:szCs w:val="20"/>
        </w:rPr>
        <w:t>de novo</w:t>
      </w:r>
      <w:r w:rsidRPr="00F171DD">
        <w:rPr>
          <w:rFonts w:ascii="Arial" w:hAnsi="Arial" w:cs="Arial"/>
          <w:sz w:val="20"/>
          <w:szCs w:val="20"/>
        </w:rPr>
        <w:t xml:space="preserve"> methods</w:t>
      </w:r>
      <w:r w:rsidR="00BF6FE4">
        <w:rPr>
          <w:rFonts w:ascii="Arial" w:hAnsi="Arial" w:cs="Arial"/>
          <w:sz w:val="20"/>
          <w:szCs w:val="20"/>
        </w:rPr>
        <w:fldChar w:fldCharType="begin">
          <w:fldData xml:space="preserve">PEVuZE5vdGU+PENpdGU+PEF1dGhvcj5LdXJ0ejwvQXV0aG9yPjxZZWFyPjIwMDg8L1llYXI+PFJl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PEVuZE5vdGU+PENpdGU+PEF1dGhvcj5LdXJ0ejwvQXV0aG9yPjxZZWFyPjIwMDg8L1llYXI+PFJl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47,48</w:t>
      </w:r>
      <w:r w:rsidR="00BF6FE4">
        <w:rPr>
          <w:rFonts w:ascii="Arial" w:hAnsi="Arial" w:cs="Arial"/>
          <w:sz w:val="20"/>
          <w:szCs w:val="20"/>
        </w:rPr>
        <w:fldChar w:fldCharType="end"/>
      </w:r>
      <w:r w:rsidRPr="00F171DD">
        <w:rPr>
          <w:rFonts w:ascii="Arial" w:hAnsi="Arial" w:cs="Arial"/>
          <w:sz w:val="20"/>
          <w:szCs w:val="20"/>
        </w:rPr>
        <w:t>, and feature alignments</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&lt;EndNote&gt;&lt;Cite&gt;&lt;Author&gt;Kent&lt;/Author&gt;&lt;Year&gt;2002&lt;/Year&gt;&lt;RecNum&gt;19&lt;/RecNum&gt;&lt;record&gt;&lt;rec-number&gt;19&lt;/rec-number&gt;&lt;foreign-keys&gt;&lt;key app="EN" db-id="p90xfdxr0d9z96extd1xvz2e02ast52rvfee"&gt;19&lt;/key&gt;&lt;/foreign-keys&gt;&lt;ref-type name="Journal Article"&gt;17&lt;/ref-type&gt;&lt;contributors&gt;&lt;authors&gt;&lt;author&gt;Kent, W. J.&lt;/author&gt;&lt;/authors&gt;&lt;/contributors&gt;&lt;auth-address&gt;Department of Biology and Center for Molecular Biology of RNA, University of California-Santa Cruz, Santa Cruz, CA 95064, USA. kent@biology.ucsc.edu&lt;/auth-address&gt;&lt;titles&gt;&lt;title&gt;BLAT--the BLAST-like alignment tool&lt;/title&gt;&lt;secondary-title&gt;Genome Res&lt;/secondary-title&gt;&lt;/titles&gt;&lt;periodical&gt;&lt;full-title&gt;Genome Res&lt;/full-title&gt;&lt;/periodical&gt;&lt;pages&gt;656-64&lt;/pages&gt;&lt;volume&gt;12&lt;/volume&gt;&lt;number&gt;4&lt;/number&gt;&lt;edition&gt;2002/04/05&lt;/edition&gt;&lt;keywords&gt;&lt;keyword&gt;Animals&lt;/keyword&gt;&lt;keyword&gt;Computational Biology/*methods/statistics &amp;amp; numerical data&lt;/keyword&gt;&lt;keyword&gt;DNA/genetics&lt;/keyword&gt;&lt;keyword&gt;Humans&lt;/keyword&gt;&lt;keyword&gt;Mice&lt;/keyword&gt;&lt;keyword&gt;Protein Biosynthesis&lt;/keyword&gt;&lt;keyword&gt;Proteins/chemistry&lt;/keyword&gt;&lt;keyword&gt;RNA, Messenger/genetics&lt;/keyword&gt;&lt;keyword&gt;Sequence Alignment/*methods/statistics &amp;amp; numerical data&lt;/keyword&gt;&lt;keyword&gt;*Software&lt;/keyword&gt;&lt;/keywords&gt;&lt;dates&gt;&lt;year&gt;2002&lt;/year&gt;&lt;pub-dates&gt;&lt;date&gt;Apr&lt;/date&gt;&lt;/pub-dates&gt;&lt;/dates&gt;&lt;isbn&gt;1088-9051 (Print)&amp;#xD;1088-9051 (Linking)&lt;/isbn&gt;&lt;accession-num&gt;11932250&lt;/accession-num&gt;&lt;urls&gt;&lt;related-urls&gt;&lt;url&gt;http://www.ncbi.nlm.nih.gov/entrez/query.fcgi?cmd=Retrieve&amp;amp;db=PubMed&amp;amp;dopt=Citation&amp;amp;list_uids=11932250&lt;/url&gt;&lt;/related-urls&gt;&lt;/urls&gt;&lt;custom2&gt;187518&lt;/custom2&gt;&lt;electronic-resource-num&gt;10.1101/gr.229202. Article published online before March 2002&lt;/electronic-resource-num&gt;&lt;language&gt;eng&lt;/language&gt;&lt;/record&gt;&lt;/Cite&gt;&lt;/EndNote&gt;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49</w:t>
      </w:r>
      <w:r w:rsidR="00BF6FE4">
        <w:rPr>
          <w:rFonts w:ascii="Arial" w:hAnsi="Arial" w:cs="Arial"/>
          <w:sz w:val="20"/>
          <w:szCs w:val="20"/>
        </w:rPr>
        <w:fldChar w:fldCharType="end"/>
      </w:r>
      <w:r w:rsidRPr="00F171DD">
        <w:rPr>
          <w:rFonts w:ascii="Arial" w:hAnsi="Arial" w:cs="Arial"/>
          <w:sz w:val="20"/>
          <w:szCs w:val="20"/>
        </w:rPr>
        <w:t xml:space="preserve"> consisting of a wide variety of regularly-updated public sequences, such as expressed sequence tags (EST).  At the protein level</w:t>
      </w:r>
      <w:r w:rsidR="00587DD5">
        <w:rPr>
          <w:rFonts w:ascii="Arial" w:hAnsi="Arial" w:cs="Arial"/>
          <w:sz w:val="20"/>
          <w:szCs w:val="20"/>
        </w:rPr>
        <w:t>,</w:t>
      </w:r>
      <w:r w:rsidRPr="00F171DD">
        <w:rPr>
          <w:rFonts w:ascii="Arial" w:hAnsi="Arial" w:cs="Arial"/>
          <w:sz w:val="20"/>
          <w:szCs w:val="20"/>
        </w:rPr>
        <w:t xml:space="preserve"> Gramene will continue to emplo</w:t>
      </w:r>
      <w:r w:rsidR="00570110">
        <w:rPr>
          <w:rFonts w:ascii="Arial" w:hAnsi="Arial" w:cs="Arial"/>
          <w:sz w:val="20"/>
          <w:szCs w:val="20"/>
        </w:rPr>
        <w:t>y InterproScan</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&lt;EndNote&gt;&lt;Cite&gt;&lt;Author&gt;Quevillon&lt;/Author&gt;&lt;Year&gt;2005&lt;/Year&gt;&lt;RecNum&gt;39&lt;/RecNum&gt;&lt;record&gt;&lt;rec-number&gt;39&lt;/rec-number&gt;&lt;foreign-keys&gt;&lt;key app="EN" db-id="p90xfdxr0d9z96extd1xvz2e02ast52rvfee"&gt;39&lt;/key&gt;&lt;/foreign-keys&gt;&lt;ref-type name="Journal Article"&gt;17&lt;/ref-type&gt;&lt;contributors&gt;&lt;authors&gt;&lt;author&gt;Quevillon, E.&lt;/author&gt;&lt;author&gt;Silventoinen, V.&lt;/author&gt;&lt;author&gt;Pillai, S.&lt;/author&gt;&lt;author&gt;Harte, N.&lt;/author&gt;&lt;author&gt;Mulder, N.&lt;/author&gt;&lt;author&gt;Apweiler, R.&lt;/author&gt;&lt;author&gt;Lopez, R.&lt;/author&gt;&lt;/authors&gt;&lt;/contributors&gt;&lt;auth-address&gt;European Bioinformatics Institute, Wellcome Trust Genome Campus, Hinxton, Cambridge CB10 1SD, UK.&lt;/auth-address&gt;&lt;titles&gt;&lt;title&gt;InterProScan: protein domains identifier&lt;/title&gt;&lt;secondary-title&gt;Nucleic Acids Res&lt;/secondary-title&gt;&lt;/titles&gt;&lt;periodical&gt;&lt;full-title&gt;Nucleic Acids Res&lt;/full-title&gt;&lt;/periodical&gt;&lt;pages&gt;W116-20&lt;/pages&gt;&lt;volume&gt;33&lt;/volume&gt;&lt;number&gt;Web Server issue&lt;/number&gt;&lt;keywords&gt;&lt;keyword&gt;Databases, Protein&lt;/keyword&gt;&lt;keyword&gt;Internet&lt;/keyword&gt;&lt;keyword&gt;*Protein Structure, Tertiary&lt;/keyword&gt;&lt;keyword&gt;Sequence Analysis, DNA&lt;/keyword&gt;&lt;keyword&gt;*Sequence Analysis, Protein&lt;/keyword&gt;&lt;keyword&gt;*Software&lt;/keyword&gt;&lt;keyword&gt;User-Computer Interface&lt;/keyword&gt;&lt;/keywords&gt;&lt;dates&gt;&lt;year&gt;2005&lt;/year&gt;&lt;pub-dates&gt;&lt;date&gt;Jul 1&lt;/date&gt;&lt;/pub-dates&gt;&lt;/dates&gt;&lt;accession-num&gt;15980438&lt;/accession-num&gt;&lt;urls&gt;&lt;related-urls&gt;&lt;url&gt;http://www.ncbi.nlm.nih.gov/entrez/query.fcgi?cmd=Retrieve&amp;amp;db=PubMed&amp;amp;dopt=Citation&amp;amp;list_uids=15980438 &lt;/url&gt;&lt;/related-urls&gt;&lt;/urls&gt;&lt;/record&gt;&lt;/Cite&gt;&lt;/EndNote&gt;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50</w:t>
      </w:r>
      <w:r w:rsidR="00BF6FE4">
        <w:rPr>
          <w:rFonts w:ascii="Arial" w:hAnsi="Arial" w:cs="Arial"/>
          <w:sz w:val="20"/>
          <w:szCs w:val="20"/>
        </w:rPr>
        <w:fldChar w:fldCharType="end"/>
      </w:r>
      <w:r w:rsidRPr="00F171DD">
        <w:rPr>
          <w:rFonts w:ascii="Arial" w:hAnsi="Arial" w:cs="Arial"/>
          <w:sz w:val="20"/>
          <w:szCs w:val="20"/>
        </w:rPr>
        <w:t xml:space="preserve"> and other modeling software to predict protein functional domains, secondary structures, and subcellular </w:t>
      </w:r>
      <w:r w:rsidR="00912B7E">
        <w:rPr>
          <w:rFonts w:ascii="Arial" w:hAnsi="Arial" w:cs="Arial"/>
          <w:sz w:val="20"/>
          <w:szCs w:val="20"/>
        </w:rPr>
        <w:t>localizations</w:t>
      </w:r>
      <w:r w:rsidR="00BF6FE4">
        <w:rPr>
          <w:rFonts w:ascii="Arial" w:hAnsi="Arial" w:cs="Arial"/>
          <w:sz w:val="20"/>
          <w:szCs w:val="20"/>
        </w:rPr>
        <w:fldChar w:fldCharType="begin">
          <w:fldData xml:space="preserve">PEVuZE5vdGU+PENpdGU+PEF1dGhvcj5GaW5uPC9BdXRob3I+PFllYXI+MjAxMDwvWWVhcj48UmVj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==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PEVuZE5vdGU+PENpdGU+PEF1dGhvcj5GaW5uPC9BdXRob3I+PFllYXI+MjAxMDwvWWVhcj48UmVj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==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51-62</w:t>
      </w:r>
      <w:r w:rsidR="00BF6FE4">
        <w:rPr>
          <w:rFonts w:ascii="Arial" w:hAnsi="Arial" w:cs="Arial"/>
          <w:sz w:val="20"/>
          <w:szCs w:val="20"/>
        </w:rPr>
        <w:fldChar w:fldCharType="end"/>
      </w:r>
      <w:r w:rsidR="00FB43E3">
        <w:rPr>
          <w:rFonts w:ascii="Arial" w:hAnsi="Arial" w:cs="Arial"/>
          <w:sz w:val="20"/>
          <w:szCs w:val="20"/>
        </w:rPr>
        <w:t>.</w:t>
      </w:r>
      <w:r w:rsidR="006D17EE">
        <w:rPr>
          <w:rFonts w:ascii="Arial" w:hAnsi="Arial" w:cs="Arial"/>
          <w:sz w:val="20"/>
          <w:szCs w:val="20"/>
        </w:rPr>
        <w:t xml:space="preserve"> </w:t>
      </w:r>
      <w:r w:rsidR="00587DD5">
        <w:rPr>
          <w:rFonts w:ascii="Arial" w:hAnsi="Arial" w:cs="Arial"/>
          <w:sz w:val="20"/>
          <w:szCs w:val="20"/>
        </w:rPr>
        <w:t xml:space="preserve"> </w:t>
      </w:r>
      <w:r w:rsidRPr="00F171DD">
        <w:rPr>
          <w:rFonts w:ascii="Arial" w:hAnsi="Arial" w:cs="Arial"/>
          <w:sz w:val="20"/>
          <w:szCs w:val="20"/>
        </w:rPr>
        <w:t>These data, as well direct community annotations</w:t>
      </w:r>
      <w:r w:rsidR="008E4ADE">
        <w:rPr>
          <w:rFonts w:ascii="Arial" w:hAnsi="Arial" w:cs="Arial"/>
          <w:sz w:val="20"/>
          <w:szCs w:val="20"/>
        </w:rPr>
        <w:t>,</w:t>
      </w:r>
      <w:r w:rsidRPr="00F171DD">
        <w:rPr>
          <w:rFonts w:ascii="Arial" w:hAnsi="Arial" w:cs="Arial"/>
          <w:sz w:val="20"/>
          <w:szCs w:val="20"/>
        </w:rPr>
        <w:t xml:space="preserve"> Uniprot best matches</w:t>
      </w:r>
      <w:r w:rsidR="00587DD5">
        <w:rPr>
          <w:rFonts w:ascii="Arial" w:hAnsi="Arial" w:cs="Arial"/>
          <w:sz w:val="20"/>
          <w:szCs w:val="20"/>
        </w:rPr>
        <w:t>,</w:t>
      </w:r>
      <w:r w:rsidR="008E4ADE">
        <w:rPr>
          <w:rFonts w:ascii="Arial" w:hAnsi="Arial" w:cs="Arial"/>
          <w:sz w:val="20"/>
          <w:szCs w:val="20"/>
        </w:rPr>
        <w:t xml:space="preserve"> and those suggested by GOstruct (</w:t>
      </w:r>
      <w:r w:rsidR="00FF2320">
        <w:rPr>
          <w:rFonts w:ascii="Arial" w:hAnsi="Arial" w:cs="Arial"/>
          <w:sz w:val="20"/>
          <w:szCs w:val="20"/>
        </w:rPr>
        <w:t>Letter:</w:t>
      </w:r>
      <w:r w:rsidR="008E4ADE">
        <w:rPr>
          <w:rFonts w:ascii="Arial" w:hAnsi="Arial" w:cs="Arial"/>
          <w:sz w:val="20"/>
          <w:szCs w:val="20"/>
        </w:rPr>
        <w:t>Ben-Hur )</w:t>
      </w:r>
      <w:r w:rsidRPr="00F171DD">
        <w:rPr>
          <w:rFonts w:ascii="Arial" w:hAnsi="Arial" w:cs="Arial"/>
          <w:sz w:val="20"/>
          <w:szCs w:val="20"/>
        </w:rPr>
        <w:t xml:space="preserve"> will be used as input to our in-house protocols for assigning Gene Onotology (GO)</w:t>
      </w:r>
      <w:r w:rsidR="00BF6FE4">
        <w:rPr>
          <w:rFonts w:ascii="Arial" w:hAnsi="Arial" w:cs="Arial"/>
          <w:sz w:val="20"/>
          <w:szCs w:val="20"/>
        </w:rPr>
        <w:fldChar w:fldCharType="begin">
          <w:fldData xml:space="preserve">PEVuZE5vdGU+PENpdGU+PEF1dGhvcj5HT0M8L0F1dGhvcj48WWVhcj4yMDEwPC9ZZWFyPjxSZWNO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=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PEVuZE5vdGU+PENpdGU+PEF1dGhvcj5HT0M8L0F1dGhvcj48WWVhcj4yMDEwPC9ZZWFyPjxSZWNO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=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63,64</w:t>
      </w:r>
      <w:r w:rsidR="00BF6FE4">
        <w:rPr>
          <w:rFonts w:ascii="Arial" w:hAnsi="Arial" w:cs="Arial"/>
          <w:sz w:val="20"/>
          <w:szCs w:val="20"/>
        </w:rPr>
        <w:fldChar w:fldCharType="end"/>
      </w:r>
      <w:r w:rsidR="007F6D66">
        <w:rPr>
          <w:rFonts w:ascii="Arial" w:hAnsi="Arial" w:cs="Arial"/>
          <w:sz w:val="20"/>
          <w:szCs w:val="20"/>
        </w:rPr>
        <w:t xml:space="preserve">, </w:t>
      </w:r>
      <w:r w:rsidRPr="00F171DD">
        <w:rPr>
          <w:rFonts w:ascii="Arial" w:hAnsi="Arial" w:cs="Arial"/>
          <w:sz w:val="20"/>
          <w:szCs w:val="20"/>
        </w:rPr>
        <w:t>Plant Ontology (PO)</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&lt;EndNote&gt;&lt;Cite&gt;&lt;Author&gt;Jaiswal&lt;/Author&gt;&lt;Year&gt;2005&lt;/Year&gt;&lt;RecNum&gt;13&lt;/RecNum&gt;&lt;record&gt;&lt;rec-number&gt;13&lt;/rec-number&gt;&lt;foreign-keys&gt;&lt;key app="EN" db-id="p90xfdxr0d9z96extd1xvz2e02ast52rvfee"&gt;13&lt;/key&gt;&lt;/foreign-keys&gt;&lt;ref-type name="Journal Article"&gt;17&lt;/ref-type&gt;&lt;contributors&gt;&lt;authors&gt;&lt;author&gt;Jaiswal, P.&lt;/author&gt;&lt;author&gt;Avraham, S.&lt;/author&gt;&lt;author&gt;Ilic, K.&lt;/author&gt;&lt;author&gt;Kellogg, E. A.&lt;/author&gt;&lt;author&gt;Pujar, A.&lt;/author&gt;&lt;author&gt;Reiser, L.&lt;/author&gt;&lt;author&gt;Seung, R. Y.&lt;/author&gt;&lt;author&gt;Sachs, M. M.&lt;/author&gt;&lt;author&gt;Schaeffer, M.&lt;/author&gt;&lt;author&gt;Stein, L.&lt;/author&gt;&lt;author&gt;Stevens, P.&lt;/author&gt;&lt;author&gt;Vincent, L.&lt;/author&gt;&lt;author&gt;Ware, D.&lt;/author&gt;&lt;author&gt;Zapata, F.&lt;/author&gt;&lt;/authors&gt;&lt;/contributors&gt;&lt;titles&gt;&lt;title&gt;Plant Ontology (PO): A controlled vocabulary of plant structures and growth stages&lt;/title&gt;&lt;secondary-title&gt;Comp Funct Genomics&lt;/secondary-title&gt;&lt;/titles&gt;&lt;periodical&gt;&lt;full-title&gt;Comp Funct Genomics&lt;/full-title&gt;&lt;/periodical&gt;&lt;pages&gt;388-397&lt;/pages&gt;&lt;volume&gt;6&lt;/volume&gt;&lt;number&gt;7-8&lt;/number&gt;&lt;dates&gt;&lt;year&gt;2005&lt;/year&gt;&lt;/dates&gt;&lt;urls&gt;&lt;related-urls&gt;&lt;url&gt;http://www3.interscience.wiley.com/cgi-bin/fulltext/112418275/HTMLSTART&lt;/url&gt;&lt;/related-urls&gt;&lt;pdf-urls&gt;&lt;url&gt;http://www3.interscience.wiley.com/cgi-bin/fulltext/112418275/PDFSTART&lt;/url&gt;&lt;/pdf-urls&gt;&lt;/urls&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29</w:t>
      </w:r>
      <w:r w:rsidR="00BF6FE4">
        <w:rPr>
          <w:rFonts w:ascii="Arial" w:hAnsi="Arial" w:cs="Arial"/>
          <w:sz w:val="20"/>
          <w:szCs w:val="20"/>
        </w:rPr>
        <w:fldChar w:fldCharType="end"/>
      </w:r>
      <w:r w:rsidRPr="00F171DD">
        <w:rPr>
          <w:rFonts w:ascii="Arial" w:hAnsi="Arial" w:cs="Arial"/>
          <w:sz w:val="20"/>
          <w:szCs w:val="20"/>
        </w:rPr>
        <w:t xml:space="preserve"> and Trait Ontology (TO)</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&lt;EndNote&gt;&lt;Cite&gt;&lt;Author&gt;Jaiswal&lt;/Author&gt;&lt;Year&gt;2002&lt;/Year&gt;&lt;RecNum&gt;54&lt;/RecNum&gt;&lt;record&gt;&lt;rec-number&gt;54&lt;/rec-number&gt;&lt;foreign-keys&gt;&lt;key app="EN" db-id="p90xfdxr0d9z96extd1xvz2e02ast52rvfee"&gt;54&lt;/key&gt;&lt;/foreign-keys&gt;&lt;ref-type name="Journal Article"&gt;17&lt;/ref-type&gt;&lt;contributors&gt;&lt;authors&gt;&lt;author&gt;Jaiswal, P.&lt;/author&gt;&lt;author&gt;Ware, D.&lt;/author&gt;&lt;author&gt;Ni, J.&lt;/author&gt;&lt;author&gt;Chang, K.&lt;/author&gt;&lt;author&gt;Zhao, W.&lt;/author&gt;&lt;author&gt;Schmidt, S.&lt;/author&gt;&lt;author&gt;Pan, X.&lt;/author&gt;&lt;author&gt;Clark, K.&lt;/author&gt;&lt;author&gt;Teytelman, L.&lt;/author&gt;&lt;author&gt;Cartinhour, S.&lt;/author&gt;&lt;author&gt;Stein, L.&lt;/author&gt;&lt;author&gt;McCouch, S.&lt;/author&gt;&lt;/authors&gt;&lt;/contributors&gt;&lt;auth-address&gt;Department of Plant Breeding Cornell University Ithaca NY 14853-1901 USA.&lt;/auth-address&gt;&lt;titles&gt;&lt;title&gt;Gramene: development and integration of trait and gene ontologies for rice&lt;/title&gt;&lt;secondary-title&gt;Comp Funct Genomics&lt;/secondary-title&gt;&lt;/titles&gt;&lt;periodical&gt;&lt;full-title&gt;Comp Funct Genomics&lt;/full-title&gt;&lt;/periodical&gt;&lt;pages&gt;132-6&lt;/pages&gt;&lt;volume&gt;3&lt;/volume&gt;&lt;number&gt;2&lt;/number&gt;&lt;edition&gt;2008/07/17&lt;/edition&gt;&lt;dates&gt;&lt;year&gt;2002&lt;/year&gt;&lt;/dates&gt;&lt;isbn&gt;1531-6912 (Print)&amp;#xD;1531-6912 (Linking)&lt;/isbn&gt;&lt;accession-num&gt;18628886&lt;/accession-num&gt;&lt;urls&gt;&lt;related-urls&gt;&lt;url&gt;http://www.ncbi.nlm.nih.gov/entrez/query.fcgi?cmd=Retrieve&amp;amp;db=PubMed&amp;amp;dopt=Citation&amp;amp;list_uids=18628886&lt;/url&gt;&lt;/related-urls&gt;&lt;/urls&gt;&lt;electronic-resource-num&gt;10.1002/cfg.156&lt;/electronic-resource-num&gt;&lt;language&gt;eng&lt;/language&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16</w:t>
      </w:r>
      <w:r w:rsidR="00BF6FE4">
        <w:rPr>
          <w:rFonts w:ascii="Arial" w:hAnsi="Arial" w:cs="Arial"/>
          <w:sz w:val="20"/>
          <w:szCs w:val="20"/>
        </w:rPr>
        <w:fldChar w:fldCharType="end"/>
      </w:r>
      <w:r w:rsidR="007F6D66">
        <w:rPr>
          <w:rFonts w:ascii="Arial" w:hAnsi="Arial" w:cs="Arial"/>
          <w:sz w:val="20"/>
          <w:szCs w:val="20"/>
        </w:rPr>
        <w:t>.</w:t>
      </w:r>
      <w:r w:rsidRPr="00F171DD">
        <w:rPr>
          <w:rFonts w:ascii="Arial" w:hAnsi="Arial" w:cs="Arial"/>
          <w:sz w:val="20"/>
          <w:szCs w:val="20"/>
        </w:rPr>
        <w:t xml:space="preserve"> </w:t>
      </w:r>
      <w:r w:rsidR="00587DD5">
        <w:rPr>
          <w:rFonts w:ascii="Arial" w:hAnsi="Arial" w:cs="Arial"/>
          <w:sz w:val="20"/>
          <w:szCs w:val="20"/>
        </w:rPr>
        <w:t xml:space="preserve"> </w:t>
      </w:r>
      <w:r w:rsidRPr="00F171DD">
        <w:rPr>
          <w:rFonts w:ascii="Arial" w:hAnsi="Arial" w:cs="Arial"/>
          <w:sz w:val="20"/>
          <w:szCs w:val="20"/>
        </w:rPr>
        <w:t>We will continue to use the</w:t>
      </w:r>
      <w:r w:rsidRPr="00F171DD">
        <w:rPr>
          <w:rFonts w:ascii="Arial" w:hAnsi="Arial" w:cs="Arial"/>
          <w:i/>
          <w:sz w:val="20"/>
          <w:szCs w:val="20"/>
        </w:rPr>
        <w:t xml:space="preserve"> </w:t>
      </w:r>
      <w:r w:rsidRPr="00F171DD">
        <w:rPr>
          <w:rFonts w:ascii="Arial" w:hAnsi="Arial" w:cs="Arial"/>
          <w:sz w:val="20"/>
          <w:szCs w:val="20"/>
        </w:rPr>
        <w:t xml:space="preserve">Ensembl XRef pipeline to cross-reference gene names and identifiers from external databases </w:t>
      </w:r>
      <w:r w:rsidR="00BF6FE4">
        <w:rPr>
          <w:rFonts w:ascii="Arial" w:hAnsi="Arial" w:cs="Arial"/>
          <w:sz w:val="20"/>
          <w:szCs w:val="20"/>
        </w:rPr>
        <w:fldChar w:fldCharType="begin">
          <w:fldData xml:space="preserve">PEVuZE5vdGU+PENpdGU+PEF1dGhvcj5NYWdsb3R0PC9BdXRob3I+PFllYXI+MjAxMTwvWWVhcj48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PEVuZE5vdGU+PENpdGU+PEF1dGhvcj5NYWdsb3R0PC9BdXRob3I+PFllYXI+MjAxMTwvWWVhcj48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54,65-74</w:t>
      </w:r>
      <w:r w:rsidR="00BF6FE4">
        <w:rPr>
          <w:rFonts w:ascii="Arial" w:hAnsi="Arial" w:cs="Arial"/>
          <w:sz w:val="20"/>
          <w:szCs w:val="20"/>
        </w:rPr>
        <w:fldChar w:fldCharType="end"/>
      </w:r>
    </w:p>
    <w:p w:rsidR="00B94800" w:rsidRDefault="00553DEC">
      <w:pPr>
        <w:spacing w:before="120" w:after="100"/>
        <w:rPr>
          <w:rFonts w:ascii="Arial" w:hAnsi="Arial" w:cs="Arial"/>
          <w:sz w:val="20"/>
          <w:szCs w:val="20"/>
        </w:rPr>
      </w:pPr>
      <w:r w:rsidRPr="00F171DD">
        <w:rPr>
          <w:rFonts w:ascii="Arial" w:hAnsi="Arial" w:cs="Arial"/>
          <w:i/>
          <w:sz w:val="20"/>
          <w:szCs w:val="20"/>
        </w:rPr>
        <w:t xml:space="preserve">The Gramene Gene Build and ncRNA pipelines: </w:t>
      </w:r>
      <w:r w:rsidRPr="00F171DD">
        <w:rPr>
          <w:rFonts w:ascii="Arial" w:hAnsi="Arial" w:cs="Arial"/>
          <w:sz w:val="20"/>
          <w:szCs w:val="20"/>
        </w:rPr>
        <w:t xml:space="preserve">We will apply our in-house evidence-based gene-prediction method which, along with </w:t>
      </w:r>
      <w:r w:rsidRPr="00F171DD">
        <w:rPr>
          <w:rFonts w:ascii="Arial" w:hAnsi="Arial" w:cs="Arial"/>
          <w:i/>
          <w:sz w:val="20"/>
          <w:szCs w:val="20"/>
        </w:rPr>
        <w:t>ab-initio</w:t>
      </w:r>
      <w:r w:rsidRPr="00F171DD">
        <w:rPr>
          <w:rFonts w:ascii="Arial" w:hAnsi="Arial" w:cs="Arial"/>
          <w:sz w:val="20"/>
          <w:szCs w:val="20"/>
        </w:rPr>
        <w:t xml:space="preserve"> methods </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&lt;EndNote&gt;&lt;Cite&gt;&lt;Author&gt;Salamov&lt;/Author&gt;&lt;Year&gt;2000&lt;/Year&gt;&lt;RecNum&gt;22&lt;/RecNum&gt;&lt;record&gt;&lt;rec-number&gt;22&lt;/rec-number&gt;&lt;foreign-keys&gt;&lt;key app="EN" db-id="p90xfdxr0d9z96extd1xvz2e02ast52rvfee"&gt;22&lt;/key&gt;&lt;/foreign-keys&gt;&lt;ref-type name="Journal Article"&gt;17&lt;/ref-type&gt;&lt;contributors&gt;&lt;authors&gt;&lt;author&gt;Salamov, A. A.&lt;/author&gt;&lt;author&gt;Solovyev, V. V.&lt;/author&gt;&lt;/authors&gt;&lt;/contributors&gt;&lt;auth-address&gt;The Sanger Centre, Hinxton, Cambridge CB10 1SA, UK.&lt;/auth-address&gt;&lt;titles&gt;&lt;title&gt;Ab initio gene finding in Drosophila genomic DNA&lt;/title&gt;&lt;secondary-title&gt;Genome Res&lt;/secondary-title&gt;&lt;/titles&gt;&lt;periodical&gt;&lt;full-title&gt;Genome Res&lt;/full-title&gt;&lt;/periodical&gt;&lt;pages&gt;516-22&lt;/pages&gt;&lt;volume&gt;10&lt;/volume&gt;&lt;number&gt;4&lt;/number&gt;&lt;keywords&gt;&lt;keyword&gt;*Algorithms&lt;/keyword&gt;&lt;keyword&gt;Animals&lt;/keyword&gt;&lt;keyword&gt;Computational Biology/methods&lt;/keyword&gt;&lt;keyword&gt;DNA/*genetics&lt;/keyword&gt;&lt;keyword&gt;Databases, Factual&lt;/keyword&gt;&lt;keyword&gt;Drosophila melanogaster/*genetics&lt;/keyword&gt;&lt;keyword&gt;Genes, Insect/*genetics&lt;/keyword&gt;&lt;keyword&gt;Humans&lt;/keyword&gt;&lt;keyword&gt;*Software&lt;/keyword&gt;&lt;/keywords&gt;&lt;dates&gt;&lt;year&gt;2000&lt;/year&gt;&lt;pub-dates&gt;&lt;date&gt;Apr&lt;/date&gt;&lt;/pub-dates&gt;&lt;/dates&gt;&lt;accession-num&gt;10779491&lt;/accession-num&gt;&lt;urls&gt;&lt;related-urls&gt;&lt;url&gt;http://www.ncbi.nlm.nih.gov/entrez/query.fcgi?cmd=Retrieve&amp;amp;db=PubMed&amp;amp;dopt=Citation&amp;amp;list_uids=10779491 &lt;/url&gt;&lt;/related-urls&gt;&lt;/urls&gt;&lt;/record&gt;&lt;/Cite&gt;&lt;/EndNote&gt;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75</w:t>
      </w:r>
      <w:r w:rsidR="00BF6FE4">
        <w:rPr>
          <w:rFonts w:ascii="Arial" w:hAnsi="Arial" w:cs="Arial"/>
          <w:sz w:val="20"/>
          <w:szCs w:val="20"/>
        </w:rPr>
        <w:fldChar w:fldCharType="end"/>
      </w:r>
      <w:r w:rsidR="00E1523B" w:rsidRPr="00F171DD">
        <w:rPr>
          <w:rFonts w:ascii="Arial" w:hAnsi="Arial" w:cs="Arial"/>
          <w:sz w:val="20"/>
          <w:szCs w:val="20"/>
        </w:rPr>
        <w:t>,</w:t>
      </w:r>
      <w:r w:rsidRPr="00F171DD">
        <w:rPr>
          <w:rFonts w:ascii="Arial" w:hAnsi="Arial" w:cs="Arial"/>
          <w:sz w:val="20"/>
          <w:szCs w:val="20"/>
        </w:rPr>
        <w:t xml:space="preserve"> has demonstrated high sensitivity and specificity when applied to rice, </w:t>
      </w:r>
      <w:r w:rsidR="002D0BE6" w:rsidRPr="002D0BE6">
        <w:rPr>
          <w:rFonts w:ascii="Arial" w:hAnsi="Arial" w:cs="Arial"/>
          <w:i/>
          <w:sz w:val="20"/>
          <w:szCs w:val="20"/>
        </w:rPr>
        <w:t>Arabidopsis</w:t>
      </w:r>
      <w:r w:rsidRPr="00F171DD">
        <w:rPr>
          <w:rFonts w:ascii="Arial" w:hAnsi="Arial" w:cs="Arial"/>
          <w:sz w:val="20"/>
          <w:szCs w:val="20"/>
        </w:rPr>
        <w:t>, and maize</w:t>
      </w:r>
      <w:r w:rsidR="00BF6FE4">
        <w:rPr>
          <w:rFonts w:ascii="Arial" w:hAnsi="Arial" w:cs="Arial"/>
          <w:sz w:val="20"/>
          <w:szCs w:val="20"/>
        </w:rPr>
        <w:fldChar w:fldCharType="begin">
          <w:fldData xml:space="preserve">PEVuZE5vdGU+PENpdGU+PEF1dGhvcj5TY2huYWJsZTwvQXV0aG9yPjxZZWFyPjIwMDk8L1llYXI+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PEVuZE5vdGU+PENpdGU+PEF1dGhvcj5TY2huYWJsZTwvQXV0aG9yPjxZZWFyPjIwMDk8L1llYXI+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7,27</w:t>
      </w:r>
      <w:r w:rsidR="00BF6FE4">
        <w:rPr>
          <w:rFonts w:ascii="Arial" w:hAnsi="Arial" w:cs="Arial"/>
          <w:sz w:val="20"/>
          <w:szCs w:val="20"/>
        </w:rPr>
        <w:fldChar w:fldCharType="end"/>
      </w:r>
      <w:r w:rsidR="007F6D66">
        <w:rPr>
          <w:rFonts w:ascii="Arial" w:hAnsi="Arial" w:cs="Arial"/>
          <w:sz w:val="20"/>
          <w:szCs w:val="20"/>
        </w:rPr>
        <w:t xml:space="preserve">. </w:t>
      </w:r>
      <w:r w:rsidR="00587DD5">
        <w:rPr>
          <w:rFonts w:ascii="Arial" w:hAnsi="Arial" w:cs="Arial"/>
          <w:sz w:val="20"/>
          <w:szCs w:val="20"/>
        </w:rPr>
        <w:t xml:space="preserve"> </w:t>
      </w:r>
      <w:r w:rsidRPr="00F171DD">
        <w:rPr>
          <w:rFonts w:ascii="Arial" w:hAnsi="Arial" w:cs="Arial"/>
          <w:sz w:val="20"/>
          <w:szCs w:val="20"/>
        </w:rPr>
        <w:t>Future development will incorporate available R</w:t>
      </w:r>
      <w:r w:rsidR="0006743D" w:rsidRPr="00F171DD">
        <w:rPr>
          <w:rFonts w:ascii="Arial" w:hAnsi="Arial" w:cs="Arial"/>
          <w:sz w:val="20"/>
          <w:szCs w:val="20"/>
        </w:rPr>
        <w:t>NA-S</w:t>
      </w:r>
      <w:r w:rsidRPr="00F171DD">
        <w:rPr>
          <w:rFonts w:ascii="Arial" w:hAnsi="Arial" w:cs="Arial"/>
          <w:sz w:val="20"/>
          <w:szCs w:val="20"/>
        </w:rPr>
        <w:t xml:space="preserve">eq </w:t>
      </w:r>
      <w:r w:rsidRPr="00F171DD">
        <w:rPr>
          <w:rFonts w:ascii="Arial" w:hAnsi="Arial" w:cs="Arial"/>
          <w:sz w:val="20"/>
          <w:szCs w:val="20"/>
        </w:rPr>
        <w:lastRenderedPageBreak/>
        <w:t xml:space="preserve">data </w:t>
      </w:r>
      <w:r w:rsidR="00BF6FE4">
        <w:rPr>
          <w:rFonts w:ascii="Arial" w:hAnsi="Arial" w:cs="Arial"/>
          <w:sz w:val="20"/>
          <w:szCs w:val="20"/>
        </w:rPr>
        <w:fldChar w:fldCharType="begin">
          <w:fldData xml:space="preserve">PEVuZE5vdGU+PENpdGU+PEF1dGhvcj5BcmdvdXQ8L0F1dGhvcj48WWVhcj4yMDEwPC9ZZWFyPjxS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PEVuZE5vdGU+PENpdGU+PEF1dGhvcj5BcmdvdXQ8L0F1dGhvcj48WWVhcj4yMDEwPC9ZZWFyPjxS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11,76-79</w:t>
      </w:r>
      <w:r w:rsidR="00BF6FE4">
        <w:rPr>
          <w:rFonts w:ascii="Arial" w:hAnsi="Arial" w:cs="Arial"/>
          <w:sz w:val="20"/>
          <w:szCs w:val="20"/>
        </w:rPr>
        <w:fldChar w:fldCharType="end"/>
      </w:r>
      <w:r w:rsidRPr="00F171DD">
        <w:rPr>
          <w:rStyle w:val="rprtid"/>
          <w:rFonts w:ascii="Arial" w:hAnsi="Arial" w:cs="Arial"/>
          <w:sz w:val="20"/>
          <w:szCs w:val="20"/>
        </w:rPr>
        <w:t xml:space="preserve"> </w:t>
      </w:r>
      <w:r w:rsidRPr="00F171DD">
        <w:rPr>
          <w:rFonts w:ascii="Arial" w:hAnsi="Arial" w:cs="Arial"/>
          <w:sz w:val="20"/>
          <w:szCs w:val="20"/>
        </w:rPr>
        <w:t xml:space="preserve">to provide more sensitive detection of expressed genes and </w:t>
      </w:r>
      <w:r w:rsidR="00587DD5">
        <w:rPr>
          <w:rFonts w:ascii="Arial" w:hAnsi="Arial" w:cs="Arial"/>
          <w:sz w:val="20"/>
          <w:szCs w:val="20"/>
        </w:rPr>
        <w:t xml:space="preserve">will </w:t>
      </w:r>
      <w:r w:rsidRPr="00F171DD">
        <w:rPr>
          <w:rFonts w:ascii="Arial" w:hAnsi="Arial" w:cs="Arial"/>
          <w:sz w:val="20"/>
          <w:szCs w:val="20"/>
        </w:rPr>
        <w:t>augment existing models with alternatively spliced or transcribed forms</w:t>
      </w:r>
      <w:r w:rsidR="00BF6FE4">
        <w:rPr>
          <w:rFonts w:ascii="Arial" w:hAnsi="Arial" w:cs="Arial"/>
          <w:sz w:val="20"/>
          <w:szCs w:val="20"/>
        </w:rPr>
        <w:fldChar w:fldCharType="begin">
          <w:fldData xml:space="preserve">PEVuZE5vdGU+PENpdGU+PEF1dGhvcj5TaHVsYWV2PC9BdXRob3I+PFllYXI+MjAxMDwvWWVhcj48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PEVuZE5vdGU+PENpdGU+PEF1dGhvcj5TaHVsYWV2PC9BdXRob3I+PFllYXI+MjAxMDwvWWVhcj48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9,18,76,80-85</w:t>
      </w:r>
      <w:r w:rsidR="00BF6FE4">
        <w:rPr>
          <w:rFonts w:ascii="Arial" w:hAnsi="Arial" w:cs="Arial"/>
          <w:sz w:val="20"/>
          <w:szCs w:val="20"/>
        </w:rPr>
        <w:fldChar w:fldCharType="end"/>
      </w:r>
      <w:r w:rsidR="00587DD5">
        <w:rPr>
          <w:rFonts w:ascii="Arial" w:hAnsi="Arial" w:cs="Arial"/>
          <w:sz w:val="20"/>
          <w:szCs w:val="20"/>
        </w:rPr>
        <w:t xml:space="preserve">. </w:t>
      </w:r>
      <w:r w:rsidR="007F6D66">
        <w:rPr>
          <w:rFonts w:ascii="Arial" w:hAnsi="Arial" w:cs="Arial"/>
          <w:sz w:val="20"/>
          <w:szCs w:val="20"/>
        </w:rPr>
        <w:t xml:space="preserve"> </w:t>
      </w:r>
      <w:r w:rsidR="00E1523B">
        <w:rPr>
          <w:rFonts w:ascii="Arial" w:hAnsi="Arial" w:cs="Arial"/>
          <w:sz w:val="20"/>
          <w:szCs w:val="20"/>
        </w:rPr>
        <w:t>F</w:t>
      </w:r>
      <w:r w:rsidRPr="00F171DD">
        <w:rPr>
          <w:rFonts w:ascii="Arial" w:hAnsi="Arial" w:cs="Arial"/>
          <w:sz w:val="20"/>
          <w:szCs w:val="20"/>
        </w:rPr>
        <w:t>or non-coding RNA genes (ncRNA)</w:t>
      </w:r>
      <w:r w:rsidR="00587DD5">
        <w:rPr>
          <w:rFonts w:ascii="Arial" w:hAnsi="Arial" w:cs="Arial"/>
          <w:sz w:val="20"/>
          <w:szCs w:val="20"/>
        </w:rPr>
        <w:t>,</w:t>
      </w:r>
      <w:r w:rsidRPr="00F171DD">
        <w:rPr>
          <w:rFonts w:ascii="Arial" w:hAnsi="Arial" w:cs="Arial"/>
          <w:sz w:val="20"/>
          <w:szCs w:val="20"/>
        </w:rPr>
        <w:t xml:space="preserve"> we will employ our miRNA detection method that was developed for maize and sorghum</w:t>
      </w:r>
      <w:r w:rsidR="00BF6FE4">
        <w:rPr>
          <w:rFonts w:ascii="Arial" w:hAnsi="Arial" w:cs="Arial"/>
          <w:sz w:val="20"/>
          <w:szCs w:val="20"/>
        </w:rPr>
        <w:fldChar w:fldCharType="begin">
          <w:fldData xml:space="preserve">PEVuZE5vdGU+PENpdGU+PEF1dGhvcj5QYXRlcnNvbjwvQXV0aG9yPjxZZWFyPjIwMDk8L1llYXI+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PEVuZE5vdGU+PENpdGU+PEF1dGhvcj5QYXRlcnNvbjwvQXV0aG9yPjxZZWFyPjIwMDk8L1llYXI+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5,33</w:t>
      </w:r>
      <w:r w:rsidR="00BF6FE4">
        <w:rPr>
          <w:rFonts w:ascii="Arial" w:hAnsi="Arial" w:cs="Arial"/>
          <w:sz w:val="20"/>
          <w:szCs w:val="20"/>
        </w:rPr>
        <w:fldChar w:fldCharType="end"/>
      </w:r>
      <w:r w:rsidRPr="00F171DD">
        <w:rPr>
          <w:rFonts w:ascii="Arial" w:hAnsi="Arial" w:cs="Arial"/>
          <w:sz w:val="20"/>
          <w:szCs w:val="20"/>
        </w:rPr>
        <w:t xml:space="preserve"> and </w:t>
      </w:r>
      <w:r w:rsidR="00587DD5">
        <w:rPr>
          <w:rFonts w:ascii="Arial" w:hAnsi="Arial" w:cs="Arial"/>
          <w:sz w:val="20"/>
          <w:szCs w:val="20"/>
        </w:rPr>
        <w:t xml:space="preserve">will </w:t>
      </w:r>
      <w:r w:rsidRPr="00F171DD">
        <w:rPr>
          <w:rFonts w:ascii="Arial" w:hAnsi="Arial" w:cs="Arial"/>
          <w:sz w:val="20"/>
          <w:szCs w:val="20"/>
        </w:rPr>
        <w:t xml:space="preserve">apply RFAM to annotate a variety of other ncRNA gene classes </w:t>
      </w:r>
      <w:r w:rsidR="00BF6FE4">
        <w:rPr>
          <w:rFonts w:ascii="Arial" w:hAnsi="Arial" w:cs="Arial"/>
          <w:sz w:val="20"/>
          <w:szCs w:val="20"/>
        </w:rPr>
        <w:fldChar w:fldCharType="begin">
          <w:fldData xml:space="preserve">PEVuZE5vdGU+PENpdGU+PEF1dGhvcj5HYXJkbmVyPC9BdXRob3I+PFllYXI+MjAwOTwvWWVhcj48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PEVuZE5vdGU+PENpdGU+PEF1dGhvcj5HYXJkbmVyPC9BdXRob3I+PFllYXI+MjAwOTwvWWVhcj48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86,87</w:t>
      </w:r>
      <w:r w:rsidR="00BF6FE4">
        <w:rPr>
          <w:rFonts w:ascii="Arial" w:hAnsi="Arial" w:cs="Arial"/>
          <w:sz w:val="20"/>
          <w:szCs w:val="20"/>
        </w:rPr>
        <w:fldChar w:fldCharType="end"/>
      </w:r>
      <w:r w:rsidRPr="00F171DD">
        <w:rPr>
          <w:rFonts w:ascii="Arial" w:hAnsi="Arial" w:cs="Arial"/>
          <w:sz w:val="20"/>
          <w:szCs w:val="20"/>
        </w:rPr>
        <w:t>.</w:t>
      </w:r>
    </w:p>
    <w:p w:rsidR="00B94800" w:rsidRDefault="006D17EE">
      <w:pPr>
        <w:spacing w:before="120" w:after="100"/>
        <w:rPr>
          <w:rFonts w:ascii="Arial" w:hAnsi="Arial" w:cs="Arial"/>
          <w:b/>
          <w:sz w:val="20"/>
          <w:szCs w:val="20"/>
        </w:rPr>
      </w:pPr>
      <w:r w:rsidRPr="00DC1A6F">
        <w:rPr>
          <w:rFonts w:ascii="Arial" w:hAnsi="Arial" w:cs="Arial"/>
          <w:i/>
          <w:sz w:val="20"/>
          <w:szCs w:val="20"/>
        </w:rPr>
        <w:t>Deliverables: Rele</w:t>
      </w:r>
      <w:r w:rsidRPr="006075CE">
        <w:rPr>
          <w:rFonts w:ascii="Arial" w:hAnsi="Arial" w:cs="Arial"/>
          <w:i/>
          <w:sz w:val="20"/>
          <w:szCs w:val="20"/>
        </w:rPr>
        <w:t>ase of new</w:t>
      </w:r>
      <w:r w:rsidR="00AC4EC5">
        <w:rPr>
          <w:rFonts w:ascii="Arial" w:hAnsi="Arial" w:cs="Arial"/>
          <w:i/>
          <w:sz w:val="20"/>
          <w:szCs w:val="20"/>
        </w:rPr>
        <w:t xml:space="preserve"> software quarterly and</w:t>
      </w:r>
      <w:r w:rsidRPr="006075CE">
        <w:rPr>
          <w:rFonts w:ascii="Arial" w:hAnsi="Arial" w:cs="Arial"/>
          <w:i/>
          <w:sz w:val="20"/>
          <w:szCs w:val="20"/>
        </w:rPr>
        <w:t xml:space="preserve"> data and analysis in Ensembl </w:t>
      </w:r>
      <w:r w:rsidR="00AC4EC5">
        <w:rPr>
          <w:rFonts w:ascii="Arial" w:hAnsi="Arial" w:cs="Arial"/>
          <w:i/>
          <w:sz w:val="20"/>
          <w:szCs w:val="20"/>
        </w:rPr>
        <w:t>semiannually</w:t>
      </w:r>
      <w:r w:rsidRPr="006075CE">
        <w:rPr>
          <w:rFonts w:ascii="Arial" w:hAnsi="Arial" w:cs="Arial"/>
          <w:i/>
          <w:sz w:val="20"/>
          <w:szCs w:val="20"/>
        </w:rPr>
        <w:t xml:space="preserve"> with the addition of 2-3 genomes a year </w:t>
      </w:r>
      <w:r w:rsidR="000E5808" w:rsidRPr="000E5808">
        <w:rPr>
          <w:rFonts w:ascii="Arial" w:hAnsi="Arial" w:cs="Arial"/>
          <w:i/>
          <w:sz w:val="20"/>
          <w:szCs w:val="20"/>
        </w:rPr>
        <w:t xml:space="preserve"> </w:t>
      </w:r>
      <w:r w:rsidR="000E5808">
        <w:rPr>
          <w:rFonts w:ascii="Arial" w:hAnsi="Arial" w:cs="Arial"/>
          <w:i/>
          <w:sz w:val="20"/>
          <w:szCs w:val="20"/>
        </w:rPr>
        <w:t>(Appendix 1-2)</w:t>
      </w:r>
      <w:r w:rsidRPr="006075CE">
        <w:rPr>
          <w:rFonts w:ascii="Arial" w:hAnsi="Arial" w:cs="Arial"/>
          <w:i/>
          <w:sz w:val="20"/>
          <w:szCs w:val="20"/>
        </w:rPr>
        <w:t>.</w:t>
      </w:r>
    </w:p>
    <w:p w:rsidR="00B94800" w:rsidRPr="00DC5A77" w:rsidRDefault="00514D94">
      <w:pPr>
        <w:spacing w:before="120" w:after="100"/>
        <w:rPr>
          <w:rFonts w:ascii="Arial" w:hAnsi="Arial" w:cs="Arial"/>
          <w:b/>
          <w:i/>
          <w:sz w:val="20"/>
          <w:szCs w:val="20"/>
        </w:rPr>
      </w:pPr>
      <w:r w:rsidRPr="00DC5A77">
        <w:rPr>
          <w:rFonts w:ascii="Arial" w:hAnsi="Arial" w:cs="Arial"/>
          <w:b/>
          <w:i/>
          <w:sz w:val="20"/>
          <w:szCs w:val="20"/>
        </w:rPr>
        <w:t xml:space="preserve">1.2 Visualization of Epigenomic, Genotypic, and Functionally </w:t>
      </w:r>
      <w:r w:rsidR="00DC5A77">
        <w:rPr>
          <w:rFonts w:ascii="Arial" w:hAnsi="Arial" w:cs="Arial"/>
          <w:b/>
          <w:i/>
          <w:sz w:val="20"/>
          <w:szCs w:val="20"/>
        </w:rPr>
        <w:t>Phenotypic Diversity.</w:t>
      </w:r>
    </w:p>
    <w:p w:rsidR="00B94800" w:rsidRDefault="00514D94">
      <w:pPr>
        <w:spacing w:before="120" w:after="100"/>
        <w:rPr>
          <w:rFonts w:ascii="Arial" w:hAnsi="Arial" w:cs="Arial"/>
          <w:sz w:val="20"/>
          <w:szCs w:val="20"/>
        </w:rPr>
      </w:pPr>
      <w:r w:rsidRPr="006075CE">
        <w:rPr>
          <w:rFonts w:ascii="Arial" w:hAnsi="Arial" w:cs="Arial"/>
          <w:i/>
          <w:sz w:val="20"/>
          <w:szCs w:val="20"/>
        </w:rPr>
        <w:t>Epigenomic Variation:</w:t>
      </w:r>
      <w:r w:rsidRPr="006075CE">
        <w:rPr>
          <w:rFonts w:ascii="Arial" w:hAnsi="Arial" w:cs="Arial"/>
          <w:sz w:val="20"/>
          <w:szCs w:val="20"/>
        </w:rPr>
        <w:t xml:space="preserve">  Annotation of gene regulatory elements has been historically absent from genome databases because of the lack of experimental evidence or reliable prediction methods.  This predicament is rapidly changing with technologies such as ChIP-Chip, ChIP-Seq, and bisulfite sequencing, which are capable of defining genome-wide transcription factor binding sites and epigenetic markings from histone modifications and DNA methylation</w:t>
      </w:r>
      <w:r w:rsidR="00BF6FE4">
        <w:rPr>
          <w:rFonts w:ascii="Arial" w:hAnsi="Arial" w:cs="Arial"/>
          <w:sz w:val="20"/>
          <w:szCs w:val="20"/>
        </w:rPr>
        <w:fldChar w:fldCharType="begin">
          <w:fldData xml:space="preserve">PEVuZE5vdGU+PENpdGU+PEF1dGhvcj5EZW5vZXVkPC9BdXRob3I+PFllYXI+MjAwODwvWWVhcj48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PEVuZE5vdGU+PENpdGU+PEF1dGhvcj5EZW5vZXVkPC9BdXRob3I+PFllYXI+MjAwODwvWWVhcj48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84,88-91</w:t>
      </w:r>
      <w:r w:rsidR="00BF6FE4">
        <w:rPr>
          <w:rFonts w:ascii="Arial" w:hAnsi="Arial" w:cs="Arial"/>
          <w:sz w:val="20"/>
          <w:szCs w:val="20"/>
        </w:rPr>
        <w:fldChar w:fldCharType="end"/>
      </w:r>
      <w:r w:rsidRPr="006075CE">
        <w:rPr>
          <w:rFonts w:ascii="Arial" w:hAnsi="Arial" w:cs="Arial"/>
          <w:sz w:val="20"/>
          <w:szCs w:val="20"/>
        </w:rPr>
        <w:t>.  Such information is now contributing to predictive models of chromatin state, gene expression, and regulatory networks</w:t>
      </w:r>
      <w:r w:rsidR="00BF6FE4">
        <w:rPr>
          <w:rFonts w:ascii="Arial" w:hAnsi="Arial" w:cs="Arial"/>
          <w:sz w:val="20"/>
          <w:szCs w:val="20"/>
        </w:rPr>
        <w:fldChar w:fldCharType="begin">
          <w:fldData xml:space="preserve">PEVuZE5vdGU+PENpdGU+PEF1dGhvcj5MdW88L0F1dGhvcj48WWVhcj4yMDEwPC9ZZWFyPjxSZWNO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PEVuZE5vdGU+PENpdGU+PEF1dGhvcj5MdW88L0F1dGhvcj48WWVhcj4yMDEwPC9ZZWFyPjxSZWNO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80,92-94</w:t>
      </w:r>
      <w:r w:rsidR="00BF6FE4">
        <w:rPr>
          <w:rFonts w:ascii="Arial" w:hAnsi="Arial" w:cs="Arial"/>
          <w:sz w:val="20"/>
          <w:szCs w:val="20"/>
        </w:rPr>
        <w:fldChar w:fldCharType="end"/>
      </w:r>
      <w:r w:rsidRPr="006075CE">
        <w:rPr>
          <w:rFonts w:ascii="Arial" w:hAnsi="Arial" w:cs="Arial"/>
          <w:sz w:val="20"/>
          <w:szCs w:val="20"/>
        </w:rPr>
        <w:t xml:space="preserve">.  Gramene will integrate available data from publically funded studies in </w:t>
      </w:r>
      <w:r w:rsidRPr="006075CE">
        <w:rPr>
          <w:rFonts w:ascii="Arial" w:hAnsi="Arial" w:cs="Arial"/>
          <w:i/>
          <w:sz w:val="20"/>
          <w:szCs w:val="20"/>
        </w:rPr>
        <w:t>Arabidopsis</w:t>
      </w:r>
      <w:r w:rsidRPr="006075CE">
        <w:rPr>
          <w:rFonts w:ascii="Arial" w:hAnsi="Arial" w:cs="Arial"/>
          <w:sz w:val="20"/>
          <w:szCs w:val="20"/>
        </w:rPr>
        <w:t>, rice, and maize in order to build a catalogue of regulatory sites for each genome (</w:t>
      </w:r>
      <w:r w:rsidR="00E30E3B">
        <w:rPr>
          <w:rFonts w:ascii="Arial" w:hAnsi="Arial" w:cs="Arial"/>
          <w:sz w:val="20"/>
          <w:szCs w:val="20"/>
        </w:rPr>
        <w:t>Letter:</w:t>
      </w:r>
      <w:r w:rsidRPr="006075CE">
        <w:rPr>
          <w:rFonts w:ascii="Arial" w:hAnsi="Arial" w:cs="Arial"/>
          <w:sz w:val="20"/>
          <w:szCs w:val="20"/>
        </w:rPr>
        <w:t>Chen</w:t>
      </w:r>
      <w:r w:rsidR="006D17EE">
        <w:rPr>
          <w:rFonts w:ascii="Arial" w:hAnsi="Arial" w:cs="Arial"/>
          <w:sz w:val="20"/>
          <w:szCs w:val="20"/>
        </w:rPr>
        <w:t>, Wagner</w:t>
      </w:r>
      <w:r w:rsidRPr="006075CE">
        <w:rPr>
          <w:rFonts w:ascii="Arial" w:hAnsi="Arial" w:cs="Arial"/>
          <w:sz w:val="20"/>
          <w:szCs w:val="20"/>
        </w:rPr>
        <w:t xml:space="preserve">). </w:t>
      </w:r>
      <w:r w:rsidR="00587DD5">
        <w:rPr>
          <w:rFonts w:ascii="Arial" w:hAnsi="Arial" w:cs="Arial"/>
          <w:sz w:val="20"/>
          <w:szCs w:val="20"/>
        </w:rPr>
        <w:t xml:space="preserve"> </w:t>
      </w:r>
      <w:r w:rsidRPr="006075CE">
        <w:rPr>
          <w:rFonts w:ascii="Arial" w:hAnsi="Arial" w:cs="Arial"/>
          <w:sz w:val="20"/>
          <w:szCs w:val="20"/>
        </w:rPr>
        <w:t xml:space="preserve">This </w:t>
      </w:r>
      <w:r w:rsidR="00912B7E">
        <w:rPr>
          <w:rFonts w:ascii="Arial" w:hAnsi="Arial" w:cs="Arial"/>
          <w:sz w:val="20"/>
          <w:szCs w:val="20"/>
        </w:rPr>
        <w:t>research</w:t>
      </w:r>
      <w:r w:rsidR="00912B7E" w:rsidRPr="006075CE">
        <w:rPr>
          <w:rFonts w:ascii="Arial" w:hAnsi="Arial" w:cs="Arial"/>
          <w:sz w:val="20"/>
          <w:szCs w:val="20"/>
        </w:rPr>
        <w:t xml:space="preserve"> </w:t>
      </w:r>
      <w:r w:rsidRPr="006075CE">
        <w:rPr>
          <w:rFonts w:ascii="Arial" w:hAnsi="Arial" w:cs="Arial"/>
          <w:sz w:val="20"/>
          <w:szCs w:val="20"/>
        </w:rPr>
        <w:t xml:space="preserve">will build upon the Ensembl infrastructure </w:t>
      </w:r>
      <w:r w:rsidR="00912B7E">
        <w:rPr>
          <w:rFonts w:ascii="Arial" w:hAnsi="Arial" w:cs="Arial"/>
          <w:sz w:val="20"/>
          <w:szCs w:val="20"/>
        </w:rPr>
        <w:t>as used in</w:t>
      </w:r>
      <w:r w:rsidRPr="006075CE">
        <w:rPr>
          <w:rFonts w:ascii="Arial" w:hAnsi="Arial" w:cs="Arial"/>
          <w:sz w:val="20"/>
          <w:szCs w:val="20"/>
        </w:rPr>
        <w:t xml:space="preserve"> the Encode project</w:t>
      </w:r>
      <w:r w:rsidR="00BF6FE4">
        <w:rPr>
          <w:rFonts w:ascii="Arial" w:hAnsi="Arial" w:cs="Arial"/>
          <w:sz w:val="20"/>
          <w:szCs w:val="20"/>
        </w:rPr>
        <w:fldChar w:fldCharType="begin">
          <w:fldData xml:space="preserve">PEVuZE5vdGU+PENpdGU+PEF1dGhvcj5GbGljZWs8L0F1dGhvcj48WWVhcj4yMDExPC9ZZWFyPjxS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PEVuZE5vdGU+PENpdGU+PEF1dGhvcj5GbGljZWs8L0F1dGhvcj48WWVhcj4yMDExPC9ZZWFyPjxS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43</w:t>
      </w:r>
      <w:r w:rsidR="00BF6FE4">
        <w:rPr>
          <w:rFonts w:ascii="Arial" w:hAnsi="Arial" w:cs="Arial"/>
          <w:sz w:val="20"/>
          <w:szCs w:val="20"/>
        </w:rPr>
        <w:fldChar w:fldCharType="end"/>
      </w:r>
      <w:r w:rsidR="00E1523B" w:rsidRPr="004B7AAF">
        <w:rPr>
          <w:rFonts w:ascii="Arial" w:hAnsi="Arial" w:cs="Arial"/>
          <w:sz w:val="20"/>
          <w:szCs w:val="20"/>
        </w:rPr>
        <w:t>.</w:t>
      </w:r>
    </w:p>
    <w:p w:rsidR="00B94800" w:rsidRDefault="00BF6FE4">
      <w:pPr>
        <w:keepNext/>
        <w:spacing w:before="120" w:after="100"/>
        <w:rPr>
          <w:rFonts w:ascii="Arial" w:hAnsi="Arial" w:cs="Arial"/>
          <w:i/>
          <w:sz w:val="20"/>
          <w:szCs w:val="20"/>
        </w:rPr>
      </w:pPr>
      <w:r>
        <w:rPr>
          <w:rFonts w:ascii="Arial" w:hAnsi="Arial" w:cs="Arial"/>
          <w:i/>
          <w:sz w:val="20"/>
          <w:szCs w:val="20"/>
        </w:rPr>
        <w:pict>
          <v:shape id="_x0000_s1086" type="#_x0000_t202" style="position:absolute;margin-left:198.15pt;margin-top:27.25pt;width:270.8pt;height:162.55pt;z-index:-251652608;mso-width-relative:margin;mso-height-relative:margin" wrapcoords="-52 -77 -52 21523 21652 21523 21652 -77 -52 -77">
            <v:textbox style="mso-next-textbox:#_x0000_s1086">
              <w:txbxContent>
                <w:p w:rsidR="00596B8D" w:rsidRPr="00FD2A27" w:rsidRDefault="00596B8D" w:rsidP="007C59D4">
                  <w:pPr>
                    <w:keepNext/>
                    <w:spacing w:after="0" w:line="240" w:lineRule="auto"/>
                    <w:ind w:left="-90"/>
                    <w:rPr>
                      <w:rFonts w:ascii="Arial" w:hAnsi="Arial"/>
                    </w:rPr>
                  </w:pPr>
                  <w:r w:rsidRPr="00FD2A27">
                    <w:rPr>
                      <w:rFonts w:ascii="Arial" w:hAnsi="Arial"/>
                    </w:rPr>
                    <w:drawing>
                      <wp:inline distT="0" distB="0" distL="0" distR="0">
                        <wp:extent cx="3346999" cy="1629460"/>
                        <wp:effectExtent l="50800" t="25400" r="31201" b="2154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349505" cy="1630680"/>
                                </a:xfrm>
                                <a:prstGeom prst="rect">
                                  <a:avLst/>
                                </a:prstGeom>
                                <a:noFill/>
                                <a:ln w="6350" cap="flat" cmpd="sng" algn="ctr">
                                  <a:solidFill>
                                    <a:srgbClr val="000000"/>
                                  </a:solidFill>
                                  <a:prstDash val="solid"/>
                                  <a:miter lim="800000"/>
                                  <a:headEnd type="none" w="med" len="med"/>
                                  <a:tailEnd type="none" w="med" len="med"/>
                                </a:ln>
                                <a:effectLst/>
                              </pic:spPr>
                            </pic:pic>
                          </a:graphicData>
                        </a:graphic>
                      </wp:inline>
                    </w:drawing>
                  </w:r>
                </w:p>
                <w:p w:rsidR="00596B8D" w:rsidRPr="00FD2A27" w:rsidRDefault="00596B8D" w:rsidP="007C59D4">
                  <w:pPr>
                    <w:pStyle w:val="Caption"/>
                    <w:rPr>
                      <w:rFonts w:ascii="Arial" w:hAnsi="Arial"/>
                      <w:b w:val="0"/>
                      <w:color w:val="auto"/>
                    </w:rPr>
                  </w:pPr>
                  <w:r w:rsidRPr="00FD2A27">
                    <w:rPr>
                      <w:rFonts w:ascii="Arial" w:hAnsi="Arial"/>
                      <w:b w:val="0"/>
                      <w:color w:val="auto"/>
                    </w:rPr>
                    <w:t xml:space="preserve">Figure </w:t>
                  </w:r>
                  <w:r w:rsidR="00EA1DC3">
                    <w:rPr>
                      <w:rFonts w:ascii="Arial" w:hAnsi="Arial"/>
                      <w:b w:val="0"/>
                      <w:color w:val="auto"/>
                    </w:rPr>
                    <w:t>5</w:t>
                  </w:r>
                  <w:r w:rsidRPr="00FD2A27">
                    <w:rPr>
                      <w:rFonts w:ascii="Arial" w:hAnsi="Arial"/>
                      <w:b w:val="0"/>
                      <w:color w:val="auto"/>
                    </w:rPr>
                    <w:t>. DAS GWAS tracks showing association p-value, allele frequency and phenotype rank on Gramene.</w:t>
                  </w:r>
                </w:p>
                <w:p w:rsidR="00596B8D" w:rsidRPr="00FD2A27" w:rsidRDefault="00EA1DC3" w:rsidP="00514D94">
                  <w:pPr>
                    <w:spacing w:after="0" w:line="240" w:lineRule="auto"/>
                    <w:ind w:left="-90"/>
                    <w:rPr>
                      <w:rFonts w:ascii="Arial" w:hAnsi="Arial"/>
                    </w:rPr>
                  </w:pPr>
                  <w:r>
                    <w:rPr>
                      <w:rFonts w:ascii="Arial" w:hAnsi="Arial"/>
                    </w:rPr>
                    <w:t>5</w:t>
                  </w:r>
                </w:p>
                <w:p w:rsidR="00596B8D" w:rsidRPr="00FD2A27" w:rsidRDefault="00596B8D" w:rsidP="00514D94">
                  <w:pPr>
                    <w:pStyle w:val="Caption"/>
                    <w:spacing w:after="0"/>
                    <w:rPr>
                      <w:rFonts w:ascii="Arial" w:hAnsi="Arial"/>
                      <w:b w:val="0"/>
                      <w:color w:val="auto"/>
                      <w:sz w:val="16"/>
                    </w:rPr>
                  </w:pPr>
                </w:p>
              </w:txbxContent>
            </v:textbox>
            <w10:wrap type="square"/>
          </v:shape>
        </w:pict>
      </w:r>
      <w:r w:rsidR="00514D94" w:rsidRPr="006075CE">
        <w:rPr>
          <w:rFonts w:ascii="Arial" w:hAnsi="Arial" w:cs="Arial"/>
          <w:i/>
          <w:sz w:val="20"/>
          <w:szCs w:val="20"/>
        </w:rPr>
        <w:t>Gen</w:t>
      </w:r>
      <w:r w:rsidR="00514D94">
        <w:rPr>
          <w:rFonts w:ascii="Arial" w:hAnsi="Arial" w:cs="Arial"/>
          <w:i/>
          <w:sz w:val="20"/>
          <w:szCs w:val="20"/>
        </w:rPr>
        <w:t>ome</w:t>
      </w:r>
      <w:r w:rsidR="00514D94" w:rsidRPr="006075CE">
        <w:rPr>
          <w:rFonts w:ascii="Arial" w:hAnsi="Arial" w:cs="Arial"/>
          <w:i/>
          <w:sz w:val="20"/>
          <w:szCs w:val="20"/>
        </w:rPr>
        <w:t xml:space="preserve"> Variation: </w:t>
      </w:r>
      <w:r w:rsidR="00514D94" w:rsidRPr="006075CE">
        <w:rPr>
          <w:rFonts w:ascii="Arial" w:hAnsi="Arial" w:cs="Arial"/>
          <w:sz w:val="20"/>
          <w:szCs w:val="20"/>
        </w:rPr>
        <w:t>Gramene has consolidated sequence polymorphism data in one central portal</w:t>
      </w:r>
      <w:r w:rsidR="00912B7E">
        <w:rPr>
          <w:rFonts w:ascii="Arial" w:hAnsi="Arial" w:cs="Arial"/>
          <w:sz w:val="20"/>
          <w:szCs w:val="20"/>
        </w:rPr>
        <w:t xml:space="preserve"> </w:t>
      </w:r>
      <w:r w:rsidR="00514D94" w:rsidRPr="006075CE">
        <w:rPr>
          <w:rFonts w:ascii="Arial" w:hAnsi="Arial" w:cs="Arial"/>
          <w:sz w:val="20"/>
          <w:szCs w:val="20"/>
        </w:rPr>
        <w:t xml:space="preserve">for </w:t>
      </w:r>
      <w:r w:rsidR="00514D94" w:rsidRPr="006075CE">
        <w:rPr>
          <w:rFonts w:ascii="Arial" w:hAnsi="Arial" w:cs="Arial"/>
          <w:i/>
          <w:sz w:val="20"/>
          <w:szCs w:val="20"/>
        </w:rPr>
        <w:t>Arabidopsis</w:t>
      </w:r>
      <w:r w:rsidR="00514D94" w:rsidRPr="006075CE">
        <w:rPr>
          <w:rFonts w:ascii="Arial" w:hAnsi="Arial" w:cs="Arial"/>
          <w:sz w:val="20"/>
          <w:szCs w:val="20"/>
        </w:rPr>
        <w:t xml:space="preserve">, rice, maize and grape as part of the Ensembl Variation schema. These are presented to scientists </w:t>
      </w:r>
      <w:r w:rsidR="00587DD5">
        <w:rPr>
          <w:rFonts w:ascii="Arial" w:hAnsi="Arial" w:cs="Arial"/>
          <w:sz w:val="20"/>
          <w:szCs w:val="20"/>
        </w:rPr>
        <w:t>as</w:t>
      </w:r>
      <w:r w:rsidR="00587DD5" w:rsidRPr="006075CE">
        <w:rPr>
          <w:rFonts w:ascii="Arial" w:hAnsi="Arial" w:cs="Arial"/>
          <w:sz w:val="20"/>
          <w:szCs w:val="20"/>
        </w:rPr>
        <w:t xml:space="preserve"> </w:t>
      </w:r>
      <w:r w:rsidR="00514D94" w:rsidRPr="006075CE">
        <w:rPr>
          <w:rFonts w:ascii="Arial" w:hAnsi="Arial" w:cs="Arial"/>
          <w:sz w:val="20"/>
          <w:szCs w:val="20"/>
        </w:rPr>
        <w:t xml:space="preserve">a consistent catalogue of SNPs and are classified on the basis of location within gene features and impact on coding sequence. </w:t>
      </w:r>
      <w:r w:rsidR="00587DD5">
        <w:rPr>
          <w:rFonts w:ascii="Arial" w:hAnsi="Arial" w:cs="Arial"/>
          <w:sz w:val="20"/>
          <w:szCs w:val="20"/>
        </w:rPr>
        <w:t xml:space="preserve"> </w:t>
      </w:r>
      <w:r w:rsidR="00514D94" w:rsidRPr="006075CE">
        <w:rPr>
          <w:rFonts w:ascii="Arial" w:hAnsi="Arial" w:cs="Arial"/>
          <w:sz w:val="20"/>
          <w:szCs w:val="20"/>
        </w:rPr>
        <w:t>In this proposal</w:t>
      </w:r>
      <w:r w:rsidR="00587DD5">
        <w:rPr>
          <w:rFonts w:ascii="Arial" w:hAnsi="Arial" w:cs="Arial"/>
          <w:sz w:val="20"/>
          <w:szCs w:val="20"/>
        </w:rPr>
        <w:t>,</w:t>
      </w:r>
      <w:r w:rsidR="00514D94" w:rsidRPr="006075CE">
        <w:rPr>
          <w:rFonts w:ascii="Arial" w:hAnsi="Arial" w:cs="Arial"/>
          <w:sz w:val="20"/>
          <w:szCs w:val="20"/>
        </w:rPr>
        <w:t xml:space="preserve"> we will continue to import genomic variation datasets into our Ensembl-based infrastructure and promote submission to NCBI's dbSNP resource (</w:t>
      </w:r>
      <w:r w:rsidR="00AC4EC5">
        <w:rPr>
          <w:rFonts w:ascii="Arial" w:hAnsi="Arial" w:cs="Arial"/>
          <w:sz w:val="20"/>
          <w:szCs w:val="20"/>
        </w:rPr>
        <w:t>Letters:</w:t>
      </w:r>
      <w:r w:rsidR="00AC4EC5" w:rsidRPr="006075CE">
        <w:rPr>
          <w:rFonts w:ascii="Arial" w:hAnsi="Arial" w:cs="Arial"/>
          <w:sz w:val="20"/>
          <w:szCs w:val="20"/>
        </w:rPr>
        <w:t xml:space="preserve"> </w:t>
      </w:r>
      <w:r w:rsidR="00514D94" w:rsidRPr="006075CE">
        <w:rPr>
          <w:rFonts w:ascii="Arial" w:hAnsi="Arial" w:cs="Arial"/>
          <w:sz w:val="20"/>
          <w:szCs w:val="20"/>
        </w:rPr>
        <w:t>Brady</w:t>
      </w:r>
      <w:r w:rsidR="00AC4EC5">
        <w:rPr>
          <w:rFonts w:ascii="Arial" w:hAnsi="Arial" w:cs="Arial"/>
          <w:sz w:val="20"/>
          <w:szCs w:val="20"/>
        </w:rPr>
        <w:t>, Patterson</w:t>
      </w:r>
      <w:r w:rsidR="00514D94" w:rsidRPr="006075CE">
        <w:rPr>
          <w:rFonts w:ascii="Arial" w:hAnsi="Arial" w:cs="Arial"/>
          <w:sz w:val="20"/>
          <w:szCs w:val="20"/>
        </w:rPr>
        <w:t xml:space="preserve">). </w:t>
      </w:r>
      <w:r w:rsidR="00587DD5">
        <w:rPr>
          <w:rFonts w:ascii="Arial" w:hAnsi="Arial" w:cs="Arial"/>
          <w:sz w:val="20"/>
          <w:szCs w:val="20"/>
        </w:rPr>
        <w:t xml:space="preserve"> </w:t>
      </w:r>
      <w:r w:rsidR="00514D94" w:rsidRPr="006075CE">
        <w:rPr>
          <w:rFonts w:ascii="Arial" w:hAnsi="Arial" w:cs="Arial"/>
          <w:sz w:val="20"/>
          <w:szCs w:val="20"/>
        </w:rPr>
        <w:t>To support the functional annotation of core model organism (Aim 2)</w:t>
      </w:r>
      <w:r w:rsidR="00587DD5">
        <w:rPr>
          <w:rFonts w:ascii="Arial" w:hAnsi="Arial" w:cs="Arial"/>
          <w:sz w:val="20"/>
          <w:szCs w:val="20"/>
        </w:rPr>
        <w:t>,</w:t>
      </w:r>
      <w:r w:rsidR="00514D94" w:rsidRPr="006075CE">
        <w:rPr>
          <w:rFonts w:ascii="Arial" w:hAnsi="Arial" w:cs="Arial"/>
          <w:sz w:val="20"/>
          <w:szCs w:val="20"/>
        </w:rPr>
        <w:t xml:space="preserve"> we will target well-developed population-based genotype/phenotype studies in </w:t>
      </w:r>
      <w:r w:rsidR="00514D94" w:rsidRPr="006075CE">
        <w:rPr>
          <w:rFonts w:ascii="Arial" w:hAnsi="Arial" w:cs="Arial"/>
          <w:i/>
          <w:sz w:val="20"/>
          <w:szCs w:val="20"/>
        </w:rPr>
        <w:t>Arabidopsis</w:t>
      </w:r>
      <w:r w:rsidR="00514D94" w:rsidRPr="006075CE">
        <w:rPr>
          <w:rFonts w:ascii="Arial" w:hAnsi="Arial" w:cs="Arial"/>
          <w:sz w:val="20"/>
          <w:szCs w:val="20"/>
        </w:rPr>
        <w:t>, rice and maize via collaboration</w:t>
      </w:r>
      <w:r w:rsidR="00587DD5">
        <w:rPr>
          <w:rFonts w:ascii="Arial" w:hAnsi="Arial" w:cs="Arial"/>
          <w:sz w:val="20"/>
          <w:szCs w:val="20"/>
        </w:rPr>
        <w:t>s</w:t>
      </w:r>
      <w:r w:rsidR="00514D94" w:rsidRPr="006075CE">
        <w:rPr>
          <w:rFonts w:ascii="Arial" w:hAnsi="Arial" w:cs="Arial"/>
          <w:sz w:val="20"/>
          <w:szCs w:val="20"/>
        </w:rPr>
        <w:t xml:space="preserve"> with funded projects (</w:t>
      </w:r>
      <w:r w:rsidR="003151BA">
        <w:rPr>
          <w:rFonts w:ascii="Arial" w:hAnsi="Arial" w:cs="Arial"/>
          <w:sz w:val="20"/>
          <w:szCs w:val="20"/>
        </w:rPr>
        <w:t>Letter</w:t>
      </w:r>
      <w:r w:rsidR="00587DD5">
        <w:rPr>
          <w:rFonts w:ascii="Arial" w:hAnsi="Arial" w:cs="Arial"/>
          <w:sz w:val="20"/>
          <w:szCs w:val="20"/>
        </w:rPr>
        <w:t>s</w:t>
      </w:r>
      <w:r w:rsidR="003151BA">
        <w:rPr>
          <w:rFonts w:ascii="Arial" w:hAnsi="Arial" w:cs="Arial"/>
          <w:sz w:val="20"/>
          <w:szCs w:val="20"/>
        </w:rPr>
        <w:t xml:space="preserve">: </w:t>
      </w:r>
      <w:r w:rsidR="00514D94" w:rsidRPr="006075CE">
        <w:rPr>
          <w:rFonts w:ascii="Arial" w:hAnsi="Arial" w:cs="Arial"/>
          <w:sz w:val="20"/>
          <w:szCs w:val="20"/>
        </w:rPr>
        <w:t>Buckler, McCouch, Nordborg).  This is a change from our previous strategy</w:t>
      </w:r>
      <w:r w:rsidR="00440E30">
        <w:rPr>
          <w:rFonts w:ascii="Arial" w:hAnsi="Arial" w:cs="Arial"/>
          <w:sz w:val="20"/>
          <w:szCs w:val="20"/>
        </w:rPr>
        <w:t>,</w:t>
      </w:r>
      <w:r w:rsidR="00514D94" w:rsidRPr="006075CE">
        <w:rPr>
          <w:rFonts w:ascii="Arial" w:hAnsi="Arial" w:cs="Arial"/>
          <w:sz w:val="20"/>
          <w:szCs w:val="20"/>
        </w:rPr>
        <w:t xml:space="preserve"> which directly supported the curation activities of population data.  In this instance of Gramene</w:t>
      </w:r>
      <w:r w:rsidR="00587DD5">
        <w:rPr>
          <w:rFonts w:ascii="Arial" w:hAnsi="Arial" w:cs="Arial"/>
          <w:sz w:val="20"/>
          <w:szCs w:val="20"/>
        </w:rPr>
        <w:t>,</w:t>
      </w:r>
      <w:r w:rsidR="00514D94" w:rsidRPr="006075CE">
        <w:rPr>
          <w:rFonts w:ascii="Arial" w:hAnsi="Arial" w:cs="Arial"/>
          <w:sz w:val="20"/>
          <w:szCs w:val="20"/>
        </w:rPr>
        <w:t xml:space="preserve"> the curation activity will be supported as part of the species-specific collaborat</w:t>
      </w:r>
      <w:r w:rsidR="00440E30">
        <w:rPr>
          <w:rFonts w:ascii="Arial" w:hAnsi="Arial" w:cs="Arial"/>
          <w:sz w:val="20"/>
          <w:szCs w:val="20"/>
        </w:rPr>
        <w:t>ions</w:t>
      </w:r>
      <w:r w:rsidR="00514D94" w:rsidRPr="006075CE">
        <w:rPr>
          <w:rFonts w:ascii="Arial" w:hAnsi="Arial" w:cs="Arial"/>
          <w:sz w:val="20"/>
          <w:szCs w:val="20"/>
        </w:rPr>
        <w:t xml:space="preserve">.  We will continue to extend our preliminary work to catalogue and display phenotypes in </w:t>
      </w:r>
      <w:r w:rsidR="00912B7E">
        <w:rPr>
          <w:rFonts w:ascii="Arial" w:hAnsi="Arial" w:cs="Arial"/>
          <w:sz w:val="20"/>
          <w:szCs w:val="20"/>
        </w:rPr>
        <w:t>genomic context</w:t>
      </w:r>
      <w:r w:rsidR="00A92C5C">
        <w:rPr>
          <w:rFonts w:ascii="Arial" w:hAnsi="Arial" w:cs="Arial"/>
          <w:sz w:val="20"/>
          <w:szCs w:val="20"/>
        </w:rPr>
        <w:t xml:space="preserve"> </w:t>
      </w:r>
      <w:r w:rsidR="00514D94" w:rsidRPr="006075CE">
        <w:rPr>
          <w:rFonts w:ascii="Arial" w:hAnsi="Arial" w:cs="Arial"/>
          <w:sz w:val="20"/>
          <w:szCs w:val="20"/>
        </w:rPr>
        <w:t>(Fig</w:t>
      </w:r>
      <w:r w:rsidR="00FF2320">
        <w:rPr>
          <w:rFonts w:ascii="Arial" w:hAnsi="Arial" w:cs="Arial"/>
          <w:sz w:val="20"/>
          <w:szCs w:val="20"/>
        </w:rPr>
        <w:t>.</w:t>
      </w:r>
      <w:r w:rsidR="00514D94">
        <w:rPr>
          <w:rFonts w:ascii="Arial" w:hAnsi="Arial" w:cs="Arial"/>
          <w:sz w:val="20"/>
          <w:szCs w:val="20"/>
        </w:rPr>
        <w:t xml:space="preserve"> </w:t>
      </w:r>
      <w:r w:rsidR="00A92C5C">
        <w:rPr>
          <w:rFonts w:ascii="Arial" w:hAnsi="Arial" w:cs="Arial"/>
          <w:sz w:val="20"/>
          <w:szCs w:val="20"/>
        </w:rPr>
        <w:t>5</w:t>
      </w:r>
      <w:r w:rsidR="00514D94" w:rsidRPr="006075CE">
        <w:rPr>
          <w:rFonts w:ascii="Arial" w:hAnsi="Arial" w:cs="Arial"/>
          <w:sz w:val="20"/>
          <w:szCs w:val="20"/>
        </w:rPr>
        <w:t xml:space="preserve">).   </w:t>
      </w:r>
    </w:p>
    <w:p w:rsidR="00B94800" w:rsidRDefault="00514D94">
      <w:pPr>
        <w:spacing w:before="120" w:after="100"/>
        <w:rPr>
          <w:rFonts w:ascii="Arial" w:hAnsi="Arial"/>
          <w:sz w:val="20"/>
        </w:rPr>
      </w:pPr>
      <w:r w:rsidRPr="00D406D9">
        <w:rPr>
          <w:rFonts w:ascii="Arial" w:hAnsi="Arial"/>
          <w:i/>
          <w:sz w:val="20"/>
        </w:rPr>
        <w:t>Phenotypic variation:</w:t>
      </w:r>
      <w:r>
        <w:rPr>
          <w:rFonts w:ascii="Arial" w:hAnsi="Arial"/>
          <w:sz w:val="20"/>
        </w:rPr>
        <w:t xml:space="preserve"> </w:t>
      </w:r>
      <w:r w:rsidRPr="006F700C">
        <w:rPr>
          <w:rFonts w:ascii="Arial" w:hAnsi="Arial"/>
          <w:sz w:val="20"/>
        </w:rPr>
        <w:t xml:space="preserve">High-throughput sequencing and the increased utility of </w:t>
      </w:r>
      <w:r w:rsidR="00912B7E">
        <w:rPr>
          <w:rFonts w:ascii="Arial" w:hAnsi="Arial"/>
          <w:sz w:val="20"/>
        </w:rPr>
        <w:t>GWAS</w:t>
      </w:r>
      <w:r w:rsidRPr="006F700C">
        <w:rPr>
          <w:rFonts w:ascii="Arial" w:hAnsi="Arial"/>
          <w:sz w:val="20"/>
        </w:rPr>
        <w:t xml:space="preserve"> has led to an explosion in available pheno-genotypic data (e.g.</w:t>
      </w:r>
      <w:r>
        <w:rPr>
          <w:rFonts w:ascii="Arial" w:hAnsi="Arial"/>
          <w:sz w:val="20"/>
        </w:rPr>
        <w:t xml:space="preserve"> </w:t>
      </w:r>
      <w:r w:rsidRPr="006F700C">
        <w:rPr>
          <w:rFonts w:ascii="Arial" w:hAnsi="Arial"/>
          <w:sz w:val="20"/>
        </w:rPr>
        <w:t xml:space="preserve">the Atwell dataset </w:t>
      </w:r>
      <w:r>
        <w:rPr>
          <w:rFonts w:ascii="Arial" w:hAnsi="Arial"/>
          <w:sz w:val="20"/>
        </w:rPr>
        <w:t>has</w:t>
      </w:r>
      <w:r w:rsidRPr="006F700C">
        <w:rPr>
          <w:rFonts w:ascii="Arial" w:hAnsi="Arial"/>
          <w:sz w:val="20"/>
        </w:rPr>
        <w:t xml:space="preserve"> 1</w:t>
      </w:r>
      <w:r w:rsidR="00587DD5">
        <w:rPr>
          <w:rFonts w:ascii="Arial" w:hAnsi="Arial"/>
          <w:sz w:val="20"/>
        </w:rPr>
        <w:t>,</w:t>
      </w:r>
      <w:r w:rsidRPr="006F700C">
        <w:rPr>
          <w:rFonts w:ascii="Arial" w:hAnsi="Arial"/>
          <w:sz w:val="20"/>
        </w:rPr>
        <w:t xml:space="preserve">179 ecotypes, each having 250k variation loci associated with 107 phenotypes). </w:t>
      </w:r>
      <w:r w:rsidR="00587DD5">
        <w:rPr>
          <w:rFonts w:ascii="Arial" w:hAnsi="Arial"/>
          <w:sz w:val="20"/>
        </w:rPr>
        <w:t xml:space="preserve"> </w:t>
      </w:r>
      <w:r>
        <w:rPr>
          <w:rFonts w:ascii="Arial" w:hAnsi="Arial"/>
          <w:sz w:val="20"/>
        </w:rPr>
        <w:t>It</w:t>
      </w:r>
      <w:r w:rsidR="00587DD5">
        <w:rPr>
          <w:rFonts w:ascii="Arial" w:hAnsi="Arial"/>
          <w:sz w:val="20"/>
        </w:rPr>
        <w:t xml:space="preserve"> i</w:t>
      </w:r>
      <w:r>
        <w:rPr>
          <w:rFonts w:ascii="Arial" w:hAnsi="Arial"/>
          <w:sz w:val="20"/>
        </w:rPr>
        <w:t>s necessary to build m</w:t>
      </w:r>
      <w:r w:rsidRPr="006F700C">
        <w:rPr>
          <w:rFonts w:ascii="Arial" w:hAnsi="Arial"/>
          <w:sz w:val="20"/>
        </w:rPr>
        <w:t>etadata</w:t>
      </w:r>
      <w:r>
        <w:rPr>
          <w:rFonts w:ascii="Arial" w:hAnsi="Arial"/>
          <w:sz w:val="20"/>
        </w:rPr>
        <w:t>-</w:t>
      </w:r>
      <w:r w:rsidRPr="006F700C">
        <w:rPr>
          <w:rFonts w:ascii="Arial" w:hAnsi="Arial"/>
          <w:sz w:val="20"/>
        </w:rPr>
        <w:t xml:space="preserve">driven views that can categorize and summarize this information. </w:t>
      </w:r>
      <w:r w:rsidR="00587DD5">
        <w:rPr>
          <w:rFonts w:ascii="Arial" w:hAnsi="Arial"/>
          <w:sz w:val="20"/>
        </w:rPr>
        <w:t xml:space="preserve"> </w:t>
      </w:r>
      <w:r>
        <w:rPr>
          <w:rFonts w:ascii="Arial" w:hAnsi="Arial"/>
          <w:sz w:val="20"/>
        </w:rPr>
        <w:t>P</w:t>
      </w:r>
      <w:r w:rsidRPr="006F700C">
        <w:rPr>
          <w:rFonts w:ascii="Arial" w:hAnsi="Arial"/>
          <w:sz w:val="20"/>
        </w:rPr>
        <w:t>opulation-</w:t>
      </w:r>
      <w:r>
        <w:rPr>
          <w:rFonts w:ascii="Arial" w:hAnsi="Arial"/>
          <w:sz w:val="20"/>
        </w:rPr>
        <w:t xml:space="preserve"> and phenotype-</w:t>
      </w:r>
      <w:r w:rsidRPr="006F700C">
        <w:rPr>
          <w:rFonts w:ascii="Arial" w:hAnsi="Arial"/>
          <w:sz w:val="20"/>
        </w:rPr>
        <w:t>based metadata will serve as a high-level aggregator based on high-priority traits such as flowering time, cold</w:t>
      </w:r>
      <w:r w:rsidR="00587DD5">
        <w:rPr>
          <w:rFonts w:ascii="Arial" w:hAnsi="Arial"/>
          <w:sz w:val="20"/>
        </w:rPr>
        <w:t>-</w:t>
      </w:r>
      <w:r w:rsidRPr="006F700C">
        <w:rPr>
          <w:rFonts w:ascii="Arial" w:hAnsi="Arial"/>
          <w:sz w:val="20"/>
        </w:rPr>
        <w:t>stress response</w:t>
      </w:r>
      <w:r w:rsidR="00587DD5">
        <w:rPr>
          <w:rFonts w:ascii="Arial" w:hAnsi="Arial"/>
          <w:sz w:val="20"/>
        </w:rPr>
        <w:t>,</w:t>
      </w:r>
      <w:r w:rsidRPr="006F700C">
        <w:rPr>
          <w:rFonts w:ascii="Arial" w:hAnsi="Arial"/>
          <w:sz w:val="20"/>
        </w:rPr>
        <w:t xml:space="preserve"> and drought</w:t>
      </w:r>
      <w:r w:rsidR="00587DD5">
        <w:rPr>
          <w:rFonts w:ascii="Arial" w:hAnsi="Arial"/>
          <w:sz w:val="20"/>
        </w:rPr>
        <w:t>-</w:t>
      </w:r>
      <w:r w:rsidRPr="006F700C">
        <w:rPr>
          <w:rFonts w:ascii="Arial" w:hAnsi="Arial"/>
          <w:sz w:val="20"/>
        </w:rPr>
        <w:t>stress response.</w:t>
      </w:r>
      <w:r>
        <w:rPr>
          <w:rFonts w:ascii="Arial" w:hAnsi="Arial"/>
          <w:sz w:val="20"/>
        </w:rPr>
        <w:t xml:space="preserve"> </w:t>
      </w:r>
    </w:p>
    <w:p w:rsidR="00B94800" w:rsidRDefault="00514D94">
      <w:pPr>
        <w:spacing w:before="120" w:after="100"/>
        <w:rPr>
          <w:rFonts w:ascii="Arial" w:hAnsi="Arial"/>
          <w:sz w:val="20"/>
        </w:rPr>
      </w:pPr>
      <w:r>
        <w:rPr>
          <w:rFonts w:ascii="Arial" w:hAnsi="Arial"/>
          <w:sz w:val="20"/>
        </w:rPr>
        <w:t>We aim</w:t>
      </w:r>
      <w:r w:rsidRPr="006F700C">
        <w:rPr>
          <w:rFonts w:ascii="Arial" w:hAnsi="Arial"/>
          <w:sz w:val="20"/>
        </w:rPr>
        <w:t xml:space="preserve"> to link these traits across plant genomes and </w:t>
      </w:r>
      <w:r>
        <w:rPr>
          <w:rFonts w:ascii="Arial" w:hAnsi="Arial"/>
          <w:sz w:val="20"/>
        </w:rPr>
        <w:t xml:space="preserve">derive gene function from other genomes </w:t>
      </w:r>
      <w:r w:rsidR="00587DD5">
        <w:rPr>
          <w:rFonts w:ascii="Arial" w:hAnsi="Arial"/>
          <w:sz w:val="20"/>
        </w:rPr>
        <w:t xml:space="preserve">through </w:t>
      </w:r>
      <w:r>
        <w:rPr>
          <w:rFonts w:ascii="Arial" w:hAnsi="Arial"/>
          <w:sz w:val="20"/>
        </w:rPr>
        <w:t>the union of</w:t>
      </w:r>
      <w:r w:rsidRPr="006F700C">
        <w:rPr>
          <w:rFonts w:ascii="Arial" w:hAnsi="Arial"/>
          <w:sz w:val="20"/>
        </w:rPr>
        <w:t xml:space="preserve"> published gene expression </w:t>
      </w:r>
      <w:r>
        <w:rPr>
          <w:rFonts w:ascii="Arial" w:hAnsi="Arial"/>
          <w:sz w:val="20"/>
        </w:rPr>
        <w:t>(through EBI</w:t>
      </w:r>
      <w:r w:rsidRPr="006F700C">
        <w:rPr>
          <w:rFonts w:ascii="Arial" w:hAnsi="Arial"/>
          <w:sz w:val="20"/>
        </w:rPr>
        <w:t xml:space="preserve"> A</w:t>
      </w:r>
      <w:r>
        <w:rPr>
          <w:rFonts w:ascii="Arial" w:hAnsi="Arial"/>
          <w:sz w:val="20"/>
        </w:rPr>
        <w:t>tlas), biological network</w:t>
      </w:r>
      <w:r w:rsidR="00587DD5">
        <w:rPr>
          <w:rFonts w:ascii="Arial" w:hAnsi="Arial"/>
          <w:sz w:val="20"/>
        </w:rPr>
        <w:t>s,</w:t>
      </w:r>
      <w:r>
        <w:rPr>
          <w:rFonts w:ascii="Arial" w:hAnsi="Arial"/>
          <w:sz w:val="20"/>
        </w:rPr>
        <w:t xml:space="preserve"> and population structure</w:t>
      </w:r>
      <w:r w:rsidRPr="006F700C">
        <w:rPr>
          <w:rFonts w:ascii="Arial" w:hAnsi="Arial"/>
          <w:sz w:val="20"/>
        </w:rPr>
        <w:t xml:space="preserve">. </w:t>
      </w:r>
      <w:r>
        <w:rPr>
          <w:rFonts w:ascii="Arial" w:hAnsi="Arial"/>
          <w:sz w:val="20"/>
        </w:rPr>
        <w:t>To this aim, we will need to develop a</w:t>
      </w:r>
      <w:r w:rsidRPr="006F700C">
        <w:rPr>
          <w:rFonts w:ascii="Arial" w:hAnsi="Arial"/>
          <w:sz w:val="20"/>
        </w:rPr>
        <w:t xml:space="preserve"> semantic vocabulary to tag analyses, re</w:t>
      </w:r>
      <w:r w:rsidR="00587DD5">
        <w:rPr>
          <w:rFonts w:ascii="Arial" w:hAnsi="Arial"/>
          <w:sz w:val="20"/>
        </w:rPr>
        <w:t>-</w:t>
      </w:r>
      <w:r w:rsidRPr="006F700C">
        <w:rPr>
          <w:rFonts w:ascii="Arial" w:hAnsi="Arial"/>
          <w:sz w:val="20"/>
        </w:rPr>
        <w:t xml:space="preserve">annotate existing </w:t>
      </w:r>
      <w:r w:rsidRPr="006F700C">
        <w:rPr>
          <w:rFonts w:ascii="Arial" w:hAnsi="Arial"/>
          <w:sz w:val="20"/>
        </w:rPr>
        <w:lastRenderedPageBreak/>
        <w:t xml:space="preserve">structures based on derived function, and to assign levels of confidence to these annotations based on </w:t>
      </w:r>
      <w:r>
        <w:rPr>
          <w:rFonts w:ascii="Arial" w:hAnsi="Arial"/>
          <w:sz w:val="20"/>
        </w:rPr>
        <w:t xml:space="preserve">how closely related </w:t>
      </w:r>
      <w:r w:rsidR="00587DD5">
        <w:rPr>
          <w:rFonts w:ascii="Arial" w:hAnsi="Arial"/>
          <w:sz w:val="20"/>
        </w:rPr>
        <w:t xml:space="preserve">are </w:t>
      </w:r>
      <w:r>
        <w:rPr>
          <w:rFonts w:ascii="Arial" w:hAnsi="Arial"/>
          <w:sz w:val="20"/>
        </w:rPr>
        <w:t>the species</w:t>
      </w:r>
      <w:r w:rsidRPr="006F700C">
        <w:rPr>
          <w:rFonts w:ascii="Arial" w:hAnsi="Arial"/>
          <w:sz w:val="20"/>
        </w:rPr>
        <w:t xml:space="preserve"> or </w:t>
      </w:r>
      <w:r w:rsidR="00587DD5">
        <w:rPr>
          <w:rFonts w:ascii="Arial" w:hAnsi="Arial"/>
          <w:sz w:val="20"/>
        </w:rPr>
        <w:t>other</w:t>
      </w:r>
      <w:r w:rsidR="00587DD5" w:rsidRPr="006F700C">
        <w:rPr>
          <w:rFonts w:ascii="Arial" w:hAnsi="Arial"/>
          <w:sz w:val="20"/>
        </w:rPr>
        <w:t xml:space="preserve"> </w:t>
      </w:r>
      <w:r w:rsidRPr="006F700C">
        <w:rPr>
          <w:rFonts w:ascii="Arial" w:hAnsi="Arial"/>
          <w:sz w:val="20"/>
        </w:rPr>
        <w:t xml:space="preserve">evidence of similar gene function </w:t>
      </w:r>
      <w:r w:rsidR="00587DD5">
        <w:rPr>
          <w:rFonts w:ascii="Arial" w:hAnsi="Arial"/>
          <w:sz w:val="20"/>
        </w:rPr>
        <w:t>via</w:t>
      </w:r>
      <w:r w:rsidR="00587DD5" w:rsidRPr="006F700C">
        <w:rPr>
          <w:rFonts w:ascii="Arial" w:hAnsi="Arial"/>
          <w:sz w:val="20"/>
        </w:rPr>
        <w:t xml:space="preserve"> </w:t>
      </w:r>
      <w:r w:rsidRPr="006F700C">
        <w:rPr>
          <w:rFonts w:ascii="Arial" w:hAnsi="Arial"/>
          <w:sz w:val="20"/>
        </w:rPr>
        <w:t>orthologous genes.</w:t>
      </w:r>
    </w:p>
    <w:p w:rsidR="00B94800" w:rsidRDefault="00BF6FE4">
      <w:pPr>
        <w:spacing w:before="120" w:after="100"/>
        <w:rPr>
          <w:rFonts w:ascii="Arial" w:hAnsi="Arial" w:cs="Arial"/>
          <w:sz w:val="20"/>
          <w:szCs w:val="20"/>
        </w:rPr>
      </w:pPr>
      <w:r w:rsidRPr="00BF6FE4">
        <w:rPr>
          <w:rFonts w:ascii="Arial" w:hAnsi="Arial" w:cs="Arial"/>
          <w:i/>
          <w:sz w:val="20"/>
          <w:szCs w:val="20"/>
        </w:rPr>
        <w:pict>
          <v:shape id="_x0000_s1087" type="#_x0000_t202" style="position:absolute;margin-left:191.7pt;margin-top:1.2pt;width:270.8pt;height:184pt;z-index:-251651584;mso-width-relative:margin;mso-height-relative:margin" wrapcoords="-52 -77 -52 21523 21652 21523 21652 -77 -52 -77">
            <v:textbox style="mso-next-textbox:#_x0000_s1087">
              <w:txbxContent>
                <w:p w:rsidR="00596B8D" w:rsidRPr="007C59D4" w:rsidRDefault="00596B8D" w:rsidP="007C59D4">
                  <w:pPr>
                    <w:keepNext/>
                    <w:spacing w:after="0" w:line="240" w:lineRule="auto"/>
                    <w:ind w:left="-90"/>
                    <w:rPr>
                      <w:rFonts w:ascii="Arial" w:hAnsi="Arial"/>
                    </w:rPr>
                  </w:pPr>
                  <w:r w:rsidRPr="007C59D4">
                    <w:rPr>
                      <w:rFonts w:ascii="Arial" w:hAnsi="Arial"/>
                    </w:rPr>
                    <w:drawing>
                      <wp:inline distT="0" distB="0" distL="0" distR="0">
                        <wp:extent cx="3244073" cy="1912620"/>
                        <wp:effectExtent l="19050" t="0" r="0" b="0"/>
                        <wp:docPr id="97" name="P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png"/>
                                <pic:cNvPicPr/>
                              </pic:nvPicPr>
                              <pic:blipFill>
                                <a:blip r:embed="rId12"/>
                                <a:stretch>
                                  <a:fillRect/>
                                </a:stretch>
                              </pic:blipFill>
                              <pic:spPr>
                                <a:xfrm>
                                  <a:off x="0" y="0"/>
                                  <a:ext cx="3246755" cy="1914201"/>
                                </a:xfrm>
                                <a:prstGeom prst="rect">
                                  <a:avLst/>
                                </a:prstGeom>
                              </pic:spPr>
                            </pic:pic>
                          </a:graphicData>
                        </a:graphic>
                      </wp:inline>
                    </w:drawing>
                  </w:r>
                </w:p>
                <w:p w:rsidR="00596B8D" w:rsidRPr="007C59D4" w:rsidRDefault="00596B8D" w:rsidP="007C59D4">
                  <w:pPr>
                    <w:pStyle w:val="Caption"/>
                    <w:rPr>
                      <w:rFonts w:ascii="Arial" w:hAnsi="Arial"/>
                      <w:b w:val="0"/>
                      <w:color w:val="auto"/>
                    </w:rPr>
                  </w:pPr>
                  <w:r w:rsidRPr="007C59D4">
                    <w:rPr>
                      <w:rFonts w:ascii="Arial" w:hAnsi="Arial"/>
                      <w:b w:val="0"/>
                      <w:color w:val="auto"/>
                    </w:rPr>
                    <w:t xml:space="preserve">Figure </w:t>
                  </w:r>
                  <w:r w:rsidR="00EA1DC3">
                    <w:rPr>
                      <w:rFonts w:ascii="Arial" w:hAnsi="Arial"/>
                      <w:b w:val="0"/>
                      <w:color w:val="auto"/>
                    </w:rPr>
                    <w:t>6</w:t>
                  </w:r>
                  <w:r w:rsidRPr="007C59D4">
                    <w:rPr>
                      <w:rFonts w:ascii="Arial" w:hAnsi="Arial"/>
                      <w:b w:val="0"/>
                      <w:color w:val="auto"/>
                    </w:rPr>
                    <w:t>: I</w:t>
                  </w:r>
                  <w:r w:rsidRPr="007C59D4">
                    <w:rPr>
                      <w:rFonts w:ascii="Arial" w:hAnsi="Arial" w:cs="Helvetica"/>
                      <w:b w:val="0"/>
                      <w:noProof w:val="0"/>
                      <w:color w:val="auto"/>
                      <w:szCs w:val="24"/>
                    </w:rPr>
                    <w:t>nteractive visualization of four flowering-time related phenotype associations on Chromosome 4.</w:t>
                  </w:r>
                </w:p>
                <w:p w:rsidR="00596B8D" w:rsidRPr="007C59D4" w:rsidRDefault="00596B8D" w:rsidP="00514D94">
                  <w:pPr>
                    <w:spacing w:after="0" w:line="240" w:lineRule="auto"/>
                    <w:ind w:left="-90"/>
                    <w:rPr>
                      <w:rFonts w:ascii="Arial" w:hAnsi="Arial"/>
                    </w:rPr>
                  </w:pPr>
                </w:p>
                <w:p w:rsidR="00596B8D" w:rsidRPr="007C59D4" w:rsidRDefault="00596B8D" w:rsidP="00514D94">
                  <w:pPr>
                    <w:pStyle w:val="Caption"/>
                    <w:spacing w:after="0"/>
                    <w:rPr>
                      <w:rFonts w:ascii="Arial" w:hAnsi="Arial"/>
                      <w:b w:val="0"/>
                      <w:color w:val="auto"/>
                    </w:rPr>
                  </w:pPr>
                </w:p>
              </w:txbxContent>
            </v:textbox>
            <w10:wrap type="tight"/>
          </v:shape>
        </w:pict>
      </w:r>
      <w:r w:rsidR="00514D94" w:rsidRPr="006075CE">
        <w:rPr>
          <w:rFonts w:ascii="Arial" w:hAnsi="Arial" w:cs="Arial"/>
          <w:sz w:val="20"/>
          <w:szCs w:val="20"/>
        </w:rPr>
        <w:t xml:space="preserve">Going forward, we propose </w:t>
      </w:r>
      <w:r w:rsidR="006D17EE">
        <w:rPr>
          <w:rFonts w:ascii="Arial" w:hAnsi="Arial" w:cs="Arial"/>
          <w:sz w:val="20"/>
          <w:szCs w:val="20"/>
        </w:rPr>
        <w:t>to</w:t>
      </w:r>
      <w:r w:rsidR="00514D94" w:rsidRPr="006075CE">
        <w:rPr>
          <w:rFonts w:ascii="Arial" w:hAnsi="Arial" w:cs="Arial"/>
          <w:sz w:val="20"/>
          <w:szCs w:val="20"/>
        </w:rPr>
        <w:t xml:space="preserve"> incorporate algorithms and software modules for downstream analysis</w:t>
      </w:r>
      <w:r w:rsidR="00514D94">
        <w:rPr>
          <w:rFonts w:ascii="Arial" w:hAnsi="Arial" w:cs="Arial"/>
          <w:sz w:val="20"/>
          <w:szCs w:val="20"/>
        </w:rPr>
        <w:t xml:space="preserve"> (collaboration Yu)</w:t>
      </w:r>
      <w:r w:rsidR="00514D94" w:rsidRPr="006075CE">
        <w:rPr>
          <w:rFonts w:ascii="Arial" w:hAnsi="Arial" w:cs="Arial"/>
          <w:sz w:val="20"/>
          <w:szCs w:val="20"/>
        </w:rPr>
        <w:t xml:space="preserve">, </w:t>
      </w:r>
      <w:r w:rsidR="00587DD5">
        <w:rPr>
          <w:rFonts w:ascii="Arial" w:hAnsi="Arial" w:cs="Arial"/>
          <w:sz w:val="20"/>
          <w:szCs w:val="20"/>
        </w:rPr>
        <w:t>using</w:t>
      </w:r>
      <w:r w:rsidR="00587DD5" w:rsidRPr="006075CE">
        <w:rPr>
          <w:rFonts w:ascii="Arial" w:hAnsi="Arial" w:cs="Arial"/>
          <w:sz w:val="20"/>
          <w:szCs w:val="20"/>
        </w:rPr>
        <w:t xml:space="preserve"> </w:t>
      </w:r>
      <w:r w:rsidR="00514D94" w:rsidRPr="006075CE">
        <w:rPr>
          <w:rFonts w:ascii="Arial" w:hAnsi="Arial" w:cs="Arial"/>
          <w:sz w:val="20"/>
          <w:szCs w:val="20"/>
        </w:rPr>
        <w:t>knowledge of pathways, genes, QTL localization</w:t>
      </w:r>
      <w:r w:rsidR="00587DD5">
        <w:rPr>
          <w:rFonts w:ascii="Arial" w:hAnsi="Arial" w:cs="Arial"/>
          <w:sz w:val="20"/>
          <w:szCs w:val="20"/>
        </w:rPr>
        <w:t>,</w:t>
      </w:r>
      <w:r w:rsidR="00514D94" w:rsidRPr="006075CE">
        <w:rPr>
          <w:rFonts w:ascii="Arial" w:hAnsi="Arial" w:cs="Arial"/>
          <w:sz w:val="20"/>
          <w:szCs w:val="20"/>
        </w:rPr>
        <w:t xml:space="preserve"> and mutations, all </w:t>
      </w:r>
      <w:r w:rsidR="00587DD5">
        <w:rPr>
          <w:rFonts w:ascii="Arial" w:hAnsi="Arial" w:cs="Arial"/>
          <w:sz w:val="20"/>
          <w:szCs w:val="20"/>
        </w:rPr>
        <w:t>of which are</w:t>
      </w:r>
      <w:r w:rsidR="00514D94" w:rsidRPr="006075CE">
        <w:rPr>
          <w:rFonts w:ascii="Arial" w:hAnsi="Arial" w:cs="Arial"/>
          <w:sz w:val="20"/>
          <w:szCs w:val="20"/>
        </w:rPr>
        <w:t xml:space="preserve"> accessible within Gramene. </w:t>
      </w:r>
      <w:r w:rsidR="00587DD5">
        <w:rPr>
          <w:rFonts w:ascii="Arial" w:hAnsi="Arial" w:cs="Arial"/>
          <w:sz w:val="20"/>
          <w:szCs w:val="20"/>
        </w:rPr>
        <w:t xml:space="preserve"> </w:t>
      </w:r>
      <w:r w:rsidR="00514D94" w:rsidRPr="006075CE">
        <w:rPr>
          <w:rFonts w:ascii="Arial" w:hAnsi="Arial" w:cs="Arial"/>
          <w:sz w:val="20"/>
          <w:szCs w:val="20"/>
        </w:rPr>
        <w:t>We explored various methods for dynamic</w:t>
      </w:r>
      <w:r w:rsidR="00514D94">
        <w:rPr>
          <w:rFonts w:ascii="Arial" w:hAnsi="Arial" w:cs="Arial"/>
          <w:sz w:val="20"/>
          <w:szCs w:val="20"/>
        </w:rPr>
        <w:t xml:space="preserve"> interactive</w:t>
      </w:r>
      <w:r w:rsidR="00514D94" w:rsidRPr="006075CE">
        <w:rPr>
          <w:rFonts w:ascii="Arial" w:hAnsi="Arial" w:cs="Arial"/>
          <w:sz w:val="20"/>
          <w:szCs w:val="20"/>
        </w:rPr>
        <w:t xml:space="preserve"> display of GWAS data and prototyped a promising new tool using existing o</w:t>
      </w:r>
      <w:r w:rsidR="00514D94">
        <w:rPr>
          <w:rFonts w:ascii="Arial" w:hAnsi="Arial" w:cs="Arial"/>
          <w:sz w:val="20"/>
          <w:szCs w:val="20"/>
        </w:rPr>
        <w:t xml:space="preserve">pen-source JavaScript framework on the Atwell </w:t>
      </w:r>
      <w:r w:rsidR="00514D94" w:rsidRPr="006075CE">
        <w:rPr>
          <w:rFonts w:ascii="Arial" w:hAnsi="Arial" w:cs="Arial"/>
          <w:i/>
          <w:sz w:val="20"/>
          <w:szCs w:val="20"/>
        </w:rPr>
        <w:t>Arabidopsis</w:t>
      </w:r>
      <w:r w:rsidR="00514D94" w:rsidRPr="006075CE">
        <w:rPr>
          <w:rFonts w:ascii="Arial" w:hAnsi="Arial" w:cs="Arial"/>
          <w:sz w:val="20"/>
          <w:szCs w:val="20"/>
        </w:rPr>
        <w:t xml:space="preserve"> </w:t>
      </w:r>
      <w:r w:rsidR="00514D94">
        <w:rPr>
          <w:rFonts w:ascii="Arial" w:hAnsi="Arial" w:cs="Arial"/>
          <w:sz w:val="20"/>
          <w:szCs w:val="20"/>
        </w:rPr>
        <w:t>dataset</w:t>
      </w:r>
      <w:r>
        <w:rPr>
          <w:rFonts w:ascii="Arial" w:hAnsi="Arial" w:cs="Arial"/>
          <w:sz w:val="20"/>
          <w:szCs w:val="20"/>
        </w:rPr>
        <w:fldChar w:fldCharType="begin">
          <w:fldData xml:space="preserve">PEVuZE5vdGU+PENpdGU+PEF1dGhvcj5BdHdlbGw8L0F1dGhvcj48WWVhcj4yMDEwPC9ZZWFyPjxS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</w:fldData>
        </w:fldChar>
      </w:r>
      <w:r w:rsidR="00895897">
        <w:rPr>
          <w:rFonts w:ascii="Arial" w:hAnsi="Arial" w:cs="Arial"/>
          <w:sz w:val="20"/>
          <w:szCs w:val="20"/>
        </w:rPr>
        <w:instrText xml:space="preserve"> ADDIN EN.CITE </w:instrText>
      </w:r>
      <w:r>
        <w:rPr>
          <w:rFonts w:ascii="Arial" w:hAnsi="Arial" w:cs="Arial"/>
          <w:sz w:val="20"/>
          <w:szCs w:val="20"/>
        </w:rPr>
        <w:fldChar w:fldCharType="begin">
          <w:fldData xml:space="preserve">PEVuZE5vdGU+PENpdGU+PEF1dGhvcj5BdHdlbGw8L0F1dGhvcj48WWVhcj4yMDEwPC9ZZWFyPjxS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</w:fldData>
        </w:fldChar>
      </w:r>
      <w:r w:rsidR="00895897">
        <w:rPr>
          <w:rFonts w:ascii="Arial" w:hAnsi="Arial" w:cs="Arial"/>
          <w:sz w:val="20"/>
          <w:szCs w:val="20"/>
        </w:rPr>
        <w:instrText xml:space="preserve"> ADDIN EN.CITE.DATA </w:instrText>
      </w:r>
      <w:r>
        <w:rPr>
          <w:rFonts w:ascii="Arial" w:hAnsi="Arial" w:cs="Arial"/>
          <w:sz w:val="20"/>
          <w:szCs w:val="20"/>
        </w:rPr>
      </w:r>
      <w:r>
        <w:rPr>
          <w:rFonts w:ascii="Arial" w:hAnsi="Arial" w:cs="Arial"/>
          <w:sz w:val="20"/>
          <w:szCs w:val="20"/>
        </w:rPr>
        <w:fldChar w:fldCharType="end"/>
      </w:r>
      <w:r>
        <w:rPr>
          <w:rFonts w:ascii="Arial" w:hAnsi="Arial" w:cs="Arial"/>
          <w:sz w:val="20"/>
          <w:szCs w:val="20"/>
        </w:rPr>
      </w:r>
      <w:r>
        <w:rPr>
          <w:rFonts w:ascii="Arial" w:hAnsi="Arial" w:cs="Arial"/>
          <w:sz w:val="20"/>
          <w:szCs w:val="20"/>
        </w:rPr>
        <w:fldChar w:fldCharType="separate"/>
      </w:r>
      <w:r w:rsidR="00895897" w:rsidRPr="00895897">
        <w:rPr>
          <w:rFonts w:ascii="Arial" w:hAnsi="Arial" w:cs="Arial"/>
          <w:sz w:val="20"/>
          <w:szCs w:val="20"/>
          <w:vertAlign w:val="superscript"/>
        </w:rPr>
        <w:t>30</w:t>
      </w:r>
      <w:r>
        <w:rPr>
          <w:rFonts w:ascii="Arial" w:hAnsi="Arial" w:cs="Arial"/>
          <w:sz w:val="20"/>
          <w:szCs w:val="20"/>
        </w:rPr>
        <w:fldChar w:fldCharType="end"/>
      </w:r>
      <w:r w:rsidR="00514D94">
        <w:rPr>
          <w:rFonts w:ascii="Arial" w:hAnsi="Arial" w:cs="Arial"/>
          <w:sz w:val="20"/>
          <w:szCs w:val="20"/>
        </w:rPr>
        <w:t xml:space="preserve"> (Figure </w:t>
      </w:r>
      <w:r w:rsidR="00A92C5C">
        <w:rPr>
          <w:rFonts w:ascii="Arial" w:hAnsi="Arial" w:cs="Arial"/>
          <w:sz w:val="20"/>
          <w:szCs w:val="20"/>
        </w:rPr>
        <w:t>6</w:t>
      </w:r>
      <w:r w:rsidR="00514D94">
        <w:rPr>
          <w:rFonts w:ascii="Arial" w:hAnsi="Arial" w:cs="Arial"/>
          <w:sz w:val="20"/>
          <w:szCs w:val="20"/>
        </w:rPr>
        <w:t>)</w:t>
      </w:r>
      <w:r w:rsidR="00514D94" w:rsidRPr="006075CE">
        <w:rPr>
          <w:rFonts w:ascii="Arial" w:hAnsi="Arial" w:cs="Arial"/>
          <w:sz w:val="20"/>
          <w:szCs w:val="20"/>
        </w:rPr>
        <w:t>. Selected data points from views can be exported or automatically fed to trait analysis pipelines such as T</w:t>
      </w:r>
      <w:r w:rsidR="00514D94">
        <w:rPr>
          <w:rFonts w:ascii="Arial" w:hAnsi="Arial" w:cs="Arial"/>
          <w:sz w:val="20"/>
          <w:szCs w:val="20"/>
        </w:rPr>
        <w:t>assel and Flapjack</w:t>
      </w:r>
      <w:r w:rsidR="00514D94" w:rsidRPr="006075CE">
        <w:rPr>
          <w:rFonts w:ascii="Arial" w:hAnsi="Arial" w:cs="Arial"/>
          <w:sz w:val="20"/>
          <w:szCs w:val="20"/>
        </w:rPr>
        <w:t xml:space="preserve">. </w:t>
      </w:r>
      <w:r w:rsidR="00587DD5">
        <w:rPr>
          <w:rFonts w:ascii="Arial" w:hAnsi="Arial" w:cs="Arial"/>
          <w:sz w:val="20"/>
          <w:szCs w:val="20"/>
        </w:rPr>
        <w:t xml:space="preserve"> </w:t>
      </w:r>
      <w:r w:rsidR="00514D94" w:rsidRPr="006075CE">
        <w:rPr>
          <w:rFonts w:ascii="Arial" w:hAnsi="Arial" w:cs="Arial"/>
          <w:sz w:val="20"/>
          <w:szCs w:val="20"/>
        </w:rPr>
        <w:t>Notable results and detailed user-annotations will be fed back into Gramene’s data store for future reference in a publically shared setting</w:t>
      </w:r>
      <w:r w:rsidR="006D17EE">
        <w:rPr>
          <w:rFonts w:ascii="Arial" w:hAnsi="Arial" w:cs="Arial"/>
          <w:sz w:val="20"/>
          <w:szCs w:val="20"/>
        </w:rPr>
        <w:t>.</w:t>
      </w:r>
    </w:p>
    <w:p w:rsidR="00B94800" w:rsidRDefault="00A92C5C">
      <w:pPr>
        <w:spacing w:before="120" w:after="100"/>
        <w:rPr>
          <w:rFonts w:ascii="Arial" w:hAnsi="Arial" w:cs="Arial"/>
          <w:i/>
          <w:sz w:val="20"/>
          <w:szCs w:val="20"/>
        </w:rPr>
      </w:pPr>
      <w:r w:rsidRPr="00DC1A6F">
        <w:rPr>
          <w:rFonts w:ascii="Arial" w:hAnsi="Arial" w:cs="Arial"/>
          <w:i/>
          <w:sz w:val="20"/>
          <w:szCs w:val="20"/>
        </w:rPr>
        <w:t xml:space="preserve">Deliverables: </w:t>
      </w:r>
      <w:r w:rsidRPr="006075CE">
        <w:rPr>
          <w:rFonts w:ascii="Arial" w:hAnsi="Arial" w:cs="Arial"/>
          <w:i/>
          <w:sz w:val="20"/>
          <w:szCs w:val="20"/>
        </w:rPr>
        <w:t xml:space="preserve">We will update software on a quarterly basis. Standard </w:t>
      </w:r>
      <w:r w:rsidR="00587DD5">
        <w:rPr>
          <w:rFonts w:ascii="Arial" w:hAnsi="Arial" w:cs="Arial"/>
          <w:i/>
          <w:sz w:val="20"/>
          <w:szCs w:val="20"/>
        </w:rPr>
        <w:t>d</w:t>
      </w:r>
      <w:r w:rsidRPr="006075CE">
        <w:rPr>
          <w:rFonts w:ascii="Arial" w:hAnsi="Arial" w:cs="Arial"/>
          <w:i/>
          <w:sz w:val="20"/>
          <w:szCs w:val="20"/>
        </w:rPr>
        <w:t xml:space="preserve">escriptors for </w:t>
      </w:r>
      <w:r w:rsidR="00587DD5">
        <w:rPr>
          <w:rFonts w:ascii="Arial" w:hAnsi="Arial" w:cs="Arial"/>
          <w:i/>
          <w:sz w:val="20"/>
          <w:szCs w:val="20"/>
        </w:rPr>
        <w:t>e</w:t>
      </w:r>
      <w:r w:rsidRPr="006075CE">
        <w:rPr>
          <w:rFonts w:ascii="Arial" w:hAnsi="Arial" w:cs="Arial"/>
          <w:i/>
          <w:sz w:val="20"/>
          <w:szCs w:val="20"/>
        </w:rPr>
        <w:t xml:space="preserve">pigenetic will be released twice </w:t>
      </w:r>
      <w:r w:rsidR="00707B19">
        <w:rPr>
          <w:rFonts w:ascii="Arial" w:hAnsi="Arial" w:cs="Arial"/>
          <w:i/>
          <w:sz w:val="20"/>
          <w:szCs w:val="20"/>
        </w:rPr>
        <w:t>per</w:t>
      </w:r>
      <w:r w:rsidRPr="006075CE">
        <w:rPr>
          <w:rFonts w:ascii="Arial" w:hAnsi="Arial" w:cs="Arial"/>
          <w:i/>
          <w:sz w:val="20"/>
          <w:szCs w:val="20"/>
        </w:rPr>
        <w:t xml:space="preserve"> year starting in year 2</w:t>
      </w:r>
      <w:r w:rsidR="00AC4EC5">
        <w:rPr>
          <w:rFonts w:ascii="Arial" w:hAnsi="Arial" w:cs="Arial"/>
          <w:i/>
          <w:sz w:val="20"/>
          <w:szCs w:val="20"/>
        </w:rPr>
        <w:t xml:space="preserve"> (Appendix 1-2)</w:t>
      </w:r>
      <w:r w:rsidRPr="006075CE">
        <w:rPr>
          <w:rFonts w:ascii="Arial" w:hAnsi="Arial" w:cs="Arial"/>
          <w:i/>
          <w:sz w:val="20"/>
          <w:szCs w:val="20"/>
        </w:rPr>
        <w:t>.</w:t>
      </w:r>
    </w:p>
    <w:p w:rsidR="00B94800" w:rsidRDefault="00945995">
      <w:pPr>
        <w:spacing w:before="120" w:after="100"/>
        <w:rPr>
          <w:rFonts w:ascii="Arial" w:hAnsi="Arial" w:cs="Arial"/>
          <w:sz w:val="20"/>
          <w:szCs w:val="20"/>
        </w:rPr>
      </w:pPr>
      <w:r w:rsidRPr="00202250">
        <w:rPr>
          <w:rFonts w:ascii="Arial" w:hAnsi="Arial" w:cs="Arial"/>
          <w:b/>
          <w:sz w:val="20"/>
          <w:szCs w:val="20"/>
        </w:rPr>
        <w:t>1</w:t>
      </w:r>
      <w:r w:rsidR="005E24F6" w:rsidRPr="00202250">
        <w:rPr>
          <w:rFonts w:ascii="Arial" w:hAnsi="Arial" w:cs="Arial"/>
          <w:b/>
          <w:sz w:val="20"/>
          <w:szCs w:val="20"/>
        </w:rPr>
        <w:t xml:space="preserve">.3 </w:t>
      </w:r>
      <w:r w:rsidR="00202250">
        <w:rPr>
          <w:rFonts w:ascii="Arial" w:hAnsi="Arial" w:cs="Arial"/>
          <w:b/>
          <w:i/>
          <w:sz w:val="20"/>
          <w:szCs w:val="20"/>
        </w:rPr>
        <w:t>Representation of the</w:t>
      </w:r>
      <w:r w:rsidR="00202250" w:rsidRPr="00202250">
        <w:rPr>
          <w:rFonts w:ascii="Arial" w:hAnsi="Arial" w:cs="Arial"/>
          <w:b/>
          <w:i/>
          <w:sz w:val="20"/>
          <w:szCs w:val="20"/>
        </w:rPr>
        <w:t xml:space="preserve"> pan-g</w:t>
      </w:r>
      <w:r w:rsidR="005E24F6" w:rsidRPr="00202250">
        <w:rPr>
          <w:rFonts w:ascii="Arial" w:hAnsi="Arial" w:cs="Arial"/>
          <w:b/>
          <w:i/>
          <w:sz w:val="20"/>
          <w:szCs w:val="20"/>
        </w:rPr>
        <w:t>enome</w:t>
      </w:r>
      <w:r w:rsidR="00202250">
        <w:rPr>
          <w:rFonts w:ascii="Arial" w:hAnsi="Arial" w:cs="Arial"/>
          <w:sz w:val="20"/>
          <w:szCs w:val="20"/>
        </w:rPr>
        <w:t xml:space="preserve">. </w:t>
      </w:r>
      <w:r w:rsidR="005E24F6" w:rsidRPr="006075CE">
        <w:rPr>
          <w:rFonts w:ascii="Arial" w:hAnsi="Arial" w:cs="Arial"/>
          <w:sz w:val="20"/>
          <w:szCs w:val="20"/>
        </w:rPr>
        <w:t xml:space="preserve">Re-sequencing efforts in maize, rice, </w:t>
      </w:r>
      <w:r w:rsidR="005E24F6" w:rsidRPr="006075CE">
        <w:rPr>
          <w:rFonts w:ascii="Arial" w:hAnsi="Arial" w:cs="Arial"/>
          <w:i/>
          <w:sz w:val="20"/>
          <w:szCs w:val="20"/>
        </w:rPr>
        <w:t>Arabidopsis</w:t>
      </w:r>
      <w:r w:rsidR="005E24F6" w:rsidRPr="006075CE">
        <w:rPr>
          <w:rFonts w:ascii="Arial" w:hAnsi="Arial" w:cs="Arial"/>
          <w:sz w:val="20"/>
          <w:szCs w:val="20"/>
        </w:rPr>
        <w:t xml:space="preserve">, and other plants are now revealing the large degree of intra-species </w:t>
      </w:r>
      <w:r w:rsidR="00912B7E">
        <w:rPr>
          <w:rFonts w:ascii="Arial" w:hAnsi="Arial" w:cs="Arial"/>
          <w:sz w:val="20"/>
          <w:szCs w:val="20"/>
        </w:rPr>
        <w:t xml:space="preserve">structural </w:t>
      </w:r>
      <w:r w:rsidR="005E24F6" w:rsidRPr="006075CE">
        <w:rPr>
          <w:rFonts w:ascii="Arial" w:hAnsi="Arial" w:cs="Arial"/>
          <w:sz w:val="20"/>
          <w:szCs w:val="20"/>
        </w:rPr>
        <w:t>variation among different germplasms</w:t>
      </w:r>
      <w:r w:rsidR="00BF6FE4">
        <w:rPr>
          <w:rFonts w:ascii="Arial" w:hAnsi="Arial" w:cs="Arial"/>
          <w:sz w:val="20"/>
          <w:szCs w:val="20"/>
        </w:rPr>
        <w:fldChar w:fldCharType="begin">
          <w:fldData xml:space="preserve">PEVuZE5vdGU+PENpdGU+PEF1dGhvcj5TYW50dWFyaTwvQXV0aG9yPjxZZWFyPjIwMTA8L1llYXI+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==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PEVuZE5vdGU+PENpdGU+PEF1dGhvcj5TYW50dWFyaTwvQXV0aG9yPjxZZWFyPjIwMTA8L1llYXI+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==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78,95,96</w:t>
      </w:r>
      <w:r w:rsidR="00BF6FE4">
        <w:rPr>
          <w:rFonts w:ascii="Arial" w:hAnsi="Arial" w:cs="Arial"/>
          <w:sz w:val="20"/>
          <w:szCs w:val="20"/>
        </w:rPr>
        <w:fldChar w:fldCharType="end"/>
      </w:r>
      <w:r w:rsidR="005E24F6" w:rsidRPr="006075CE">
        <w:rPr>
          <w:rFonts w:ascii="Arial" w:hAnsi="Arial" w:cs="Arial"/>
          <w:sz w:val="20"/>
          <w:szCs w:val="20"/>
        </w:rPr>
        <w:t>.  Following the trend in microbial genomics</w:t>
      </w:r>
      <w:r w:rsidR="00587DD5">
        <w:rPr>
          <w:rFonts w:ascii="Arial" w:hAnsi="Arial" w:cs="Arial"/>
          <w:sz w:val="20"/>
          <w:szCs w:val="20"/>
        </w:rPr>
        <w:t>,</w:t>
      </w:r>
      <w:r w:rsidR="005E24F6" w:rsidRPr="006075CE">
        <w:rPr>
          <w:rFonts w:ascii="Arial" w:hAnsi="Arial" w:cs="Arial"/>
          <w:sz w:val="20"/>
          <w:szCs w:val="20"/>
        </w:rPr>
        <w:t xml:space="preserve"> the concept of a single reference genome is giving way to that of the “pan-genome” in both animals and plants</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&lt;EndNote&gt;&lt;Cite&gt;&lt;Author&gt;Morgante&lt;/Author&gt;&lt;Year&gt;2007&lt;/Year&gt;&lt;RecNum&gt;82&lt;/RecNum&gt;&lt;record&gt;&lt;rec-number&gt;82&lt;/rec-number&gt;&lt;foreign-keys&gt;&lt;key app="EN" db-id="p90xfdxr0d9z96extd1xvz2e02ast52rvfee"&gt;82&lt;/key&gt;&lt;/foreign-keys&gt;&lt;ref-type name="Journal Article"&gt;17&lt;/ref-type&gt;&lt;contributors&gt;&lt;authors&gt;&lt;author&gt;Morgante, Michele&lt;/author&gt;&lt;author&gt;De Paoli, Emanuele&lt;/author&gt;&lt;author&gt;Radovic, Slobodanka&lt;/author&gt;&lt;/authors&gt;&lt;/contributors&gt;&lt;titles&gt;&lt;title&gt;Transposable elements and the plant pan-genomes&lt;/title&gt;&lt;secondary-title&gt;Current Opinion in Plant Biology&lt;/secondary-title&gt;&lt;/titles&gt;&lt;periodical&gt;&lt;full-title&gt;Current Opinion in Plant Biology&lt;/full-title&gt;&lt;/periodical&gt;&lt;pages&gt;149-155&lt;/pages&gt;&lt;volume&gt;10&lt;/volume&gt;&lt;number&gt;2&lt;/number&gt;&lt;dates&gt;&lt;year&gt;2007&lt;/year&gt;&lt;/dates&gt;&lt;isbn&gt;1369-5266&lt;/isbn&gt;&lt;urls&gt;&lt;related-urls&gt;&lt;url&gt;http://www.sciencedirect.com/science/article/B6VS4-4N276H6-3/2/15e04263e930dd7fb94f52daabdb5e0a&lt;/url&gt;&lt;/related-urls&gt;&lt;/urls&gt;&lt;/record&gt;&lt;/Cite&gt;&lt;Cite&gt;&lt;Author&gt;Dooner&lt;/Author&gt;&lt;Year&gt;2007&lt;/Year&gt;&lt;RecNum&gt;83&lt;/RecNum&gt;&lt;record&gt;&lt;rec-number&gt;83&lt;/rec-number&gt;&lt;foreign-keys&gt;&lt;key app="EN" db-id="p90xfdxr0d9z96extd1xvz2e02ast52rvfee"&gt;83&lt;/key&gt;&lt;/foreign-keys&gt;&lt;ref-type name="Journal Article"&gt;17&lt;/ref-type&gt;&lt;contributors&gt;&lt;authors&gt;&lt;author&gt;Dooner, HK&lt;/author&gt;&lt;author&gt;Weil, CF&lt;/author&gt;&lt;/authors&gt;&lt;/contributors&gt;&lt;titles&gt;&lt;title&gt;Give-and-take: interactions between DNA transposons and their host plant genomes&lt;/title&gt;&lt;secondary-title&gt;Current opinion in genetics &amp;amp; development&lt;/secondary-title&gt;&lt;/titles&gt;&lt;periodical&gt;&lt;full-title&gt;Current opinion in genetics &amp;amp; development&lt;/full-title&gt;&lt;/periodical&gt;&lt;pages&gt;486-492&lt;/pages&gt;&lt;volume&gt;17&lt;/volume&gt;&lt;number&gt;6&lt;/number&gt;&lt;dates&gt;&lt;year&gt;2007&lt;/year&gt;&lt;/dates&gt;&lt;isbn&gt;0959-437X&lt;/isbn&gt;&lt;urls&gt;&lt;/urls&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97,98</w:t>
      </w:r>
      <w:r w:rsidR="00BF6FE4">
        <w:rPr>
          <w:rFonts w:ascii="Arial" w:hAnsi="Arial" w:cs="Arial"/>
          <w:sz w:val="20"/>
          <w:szCs w:val="20"/>
        </w:rPr>
        <w:fldChar w:fldCharType="end"/>
      </w:r>
      <w:r w:rsidR="005E24F6">
        <w:rPr>
          <w:rFonts w:ascii="Arial" w:hAnsi="Arial" w:cs="Arial"/>
          <w:sz w:val="20"/>
          <w:szCs w:val="20"/>
        </w:rPr>
        <w:t xml:space="preserve"> in order to describe</w:t>
      </w:r>
      <w:r w:rsidR="005E24F6" w:rsidRPr="006075CE">
        <w:rPr>
          <w:rFonts w:ascii="Arial" w:hAnsi="Arial" w:cs="Arial"/>
          <w:sz w:val="20"/>
          <w:szCs w:val="20"/>
        </w:rPr>
        <w:t xml:space="preserve"> the full-complement of genes and variants in a species </w:t>
      </w:r>
      <w:r w:rsidR="005E24F6">
        <w:rPr>
          <w:rFonts w:ascii="Arial" w:hAnsi="Arial" w:cs="Arial"/>
          <w:sz w:val="20"/>
          <w:szCs w:val="20"/>
        </w:rPr>
        <w:t xml:space="preserve">by capturing </w:t>
      </w:r>
      <w:r w:rsidR="005E24F6" w:rsidRPr="006075CE">
        <w:rPr>
          <w:rFonts w:ascii="Arial" w:hAnsi="Arial" w:cs="Arial"/>
          <w:sz w:val="20"/>
          <w:szCs w:val="20"/>
        </w:rPr>
        <w:t xml:space="preserve">both the </w:t>
      </w:r>
      <w:r w:rsidR="005E24F6">
        <w:rPr>
          <w:rFonts w:ascii="Arial" w:hAnsi="Arial" w:cs="Arial"/>
          <w:sz w:val="20"/>
          <w:szCs w:val="20"/>
        </w:rPr>
        <w:t xml:space="preserve">conserved, </w:t>
      </w:r>
      <w:r w:rsidR="005E24F6" w:rsidRPr="006075CE">
        <w:rPr>
          <w:rFonts w:ascii="Arial" w:hAnsi="Arial" w:cs="Arial"/>
          <w:sz w:val="20"/>
          <w:szCs w:val="20"/>
        </w:rPr>
        <w:t xml:space="preserve">“core” genome </w:t>
      </w:r>
      <w:r w:rsidR="005E24F6">
        <w:rPr>
          <w:rFonts w:ascii="Arial" w:hAnsi="Arial" w:cs="Arial"/>
          <w:sz w:val="20"/>
          <w:szCs w:val="20"/>
        </w:rPr>
        <w:t>as well as</w:t>
      </w:r>
      <w:r w:rsidR="005E24F6" w:rsidRPr="006075CE">
        <w:rPr>
          <w:rFonts w:ascii="Arial" w:hAnsi="Arial" w:cs="Arial"/>
          <w:sz w:val="20"/>
          <w:szCs w:val="20"/>
        </w:rPr>
        <w:t xml:space="preserve"> the “</w:t>
      </w:r>
      <w:r w:rsidR="005B4729">
        <w:rPr>
          <w:rFonts w:ascii="Arial" w:hAnsi="Arial" w:cs="Arial"/>
          <w:sz w:val="20"/>
          <w:szCs w:val="20"/>
        </w:rPr>
        <w:t>dispensable</w:t>
      </w:r>
      <w:r w:rsidR="005E24F6" w:rsidRPr="006075CE">
        <w:rPr>
          <w:rFonts w:ascii="Arial" w:hAnsi="Arial" w:cs="Arial"/>
          <w:sz w:val="20"/>
          <w:szCs w:val="20"/>
        </w:rPr>
        <w:t xml:space="preserve">” genome that is specific to populations or single individuals. </w:t>
      </w:r>
      <w:r w:rsidR="005E24F6">
        <w:rPr>
          <w:rFonts w:ascii="Arial" w:hAnsi="Arial" w:cs="Arial"/>
          <w:sz w:val="20"/>
          <w:szCs w:val="20"/>
        </w:rPr>
        <w:t>W</w:t>
      </w:r>
      <w:r w:rsidR="005E24F6" w:rsidRPr="006075CE">
        <w:rPr>
          <w:rFonts w:ascii="Arial" w:hAnsi="Arial" w:cs="Arial"/>
          <w:sz w:val="20"/>
          <w:szCs w:val="20"/>
        </w:rPr>
        <w:t xml:space="preserve">e will explore computational strategies to handle the diversity among the sequences while providing the abstraction of intact common genome sequences.  Specifically, graph-based data structures provide robust semantics for storing a comprehensive set of unique sequences (SNP’s, structural and copy number variation) and representing whole genomes as paths through the graph.  Such a representation will not only reduce storage </w:t>
      </w:r>
      <w:r w:rsidR="00587DD5">
        <w:rPr>
          <w:rFonts w:ascii="Arial" w:hAnsi="Arial" w:cs="Arial"/>
          <w:sz w:val="20"/>
          <w:szCs w:val="20"/>
        </w:rPr>
        <w:t>requirements</w:t>
      </w:r>
      <w:r w:rsidR="00587DD5" w:rsidRPr="006075CE">
        <w:rPr>
          <w:rFonts w:ascii="Arial" w:hAnsi="Arial" w:cs="Arial"/>
          <w:sz w:val="20"/>
          <w:szCs w:val="20"/>
        </w:rPr>
        <w:t xml:space="preserve"> </w:t>
      </w:r>
      <w:r w:rsidR="005E24F6" w:rsidRPr="006075CE">
        <w:rPr>
          <w:rFonts w:ascii="Arial" w:hAnsi="Arial" w:cs="Arial"/>
          <w:sz w:val="20"/>
          <w:szCs w:val="20"/>
        </w:rPr>
        <w:t>and improve performance, but will also allow for new kinds of comparative modeling studies.</w:t>
      </w:r>
      <w:r w:rsidR="00587DD5">
        <w:rPr>
          <w:rFonts w:ascii="Arial" w:hAnsi="Arial" w:cs="Arial"/>
          <w:sz w:val="20"/>
          <w:szCs w:val="20"/>
        </w:rPr>
        <w:t xml:space="preserve"> </w:t>
      </w:r>
      <w:r w:rsidR="005E24F6" w:rsidRPr="006075CE">
        <w:rPr>
          <w:rFonts w:ascii="Arial" w:hAnsi="Arial" w:cs="Arial"/>
          <w:sz w:val="20"/>
          <w:szCs w:val="20"/>
        </w:rPr>
        <w:t xml:space="preserve"> </w:t>
      </w:r>
      <w:r w:rsidR="005E24F6">
        <w:rPr>
          <w:rFonts w:ascii="Arial" w:hAnsi="Arial" w:cs="Arial"/>
          <w:sz w:val="20"/>
          <w:szCs w:val="20"/>
        </w:rPr>
        <w:t xml:space="preserve">In </w:t>
      </w:r>
      <w:r w:rsidR="005E24F6" w:rsidRPr="006075CE">
        <w:rPr>
          <w:rFonts w:ascii="Arial" w:hAnsi="Arial" w:cs="Arial"/>
          <w:sz w:val="20"/>
          <w:szCs w:val="20"/>
        </w:rPr>
        <w:t>collaboration with EnsemblPlants (Collaboration Kersey)</w:t>
      </w:r>
      <w:r w:rsidR="005E24F6">
        <w:rPr>
          <w:rFonts w:ascii="Arial" w:hAnsi="Arial" w:cs="Arial"/>
          <w:sz w:val="20"/>
          <w:szCs w:val="20"/>
        </w:rPr>
        <w:t>,</w:t>
      </w:r>
      <w:r w:rsidR="005E24F6" w:rsidRPr="006075CE">
        <w:rPr>
          <w:rFonts w:ascii="Arial" w:hAnsi="Arial" w:cs="Arial"/>
          <w:sz w:val="20"/>
          <w:szCs w:val="20"/>
        </w:rPr>
        <w:t xml:space="preserve"> </w:t>
      </w:r>
      <w:r w:rsidR="005E24F6">
        <w:rPr>
          <w:rFonts w:ascii="Arial" w:hAnsi="Arial" w:cs="Arial"/>
          <w:sz w:val="20"/>
          <w:szCs w:val="20"/>
        </w:rPr>
        <w:t>w</w:t>
      </w:r>
      <w:r w:rsidR="005E24F6" w:rsidRPr="006075CE">
        <w:rPr>
          <w:rFonts w:ascii="Arial" w:hAnsi="Arial" w:cs="Arial"/>
          <w:sz w:val="20"/>
          <w:szCs w:val="20"/>
        </w:rPr>
        <w:t xml:space="preserve">e will first produce a </w:t>
      </w:r>
      <w:r w:rsidR="005E24F6" w:rsidRPr="006075CE">
        <w:rPr>
          <w:rFonts w:ascii="Arial" w:hAnsi="Arial" w:cs="Arial"/>
          <w:i/>
          <w:sz w:val="20"/>
          <w:szCs w:val="20"/>
        </w:rPr>
        <w:t>de novo</w:t>
      </w:r>
      <w:r w:rsidR="005E24F6" w:rsidRPr="006075CE">
        <w:rPr>
          <w:rFonts w:ascii="Arial" w:hAnsi="Arial" w:cs="Arial"/>
          <w:sz w:val="20"/>
          <w:szCs w:val="20"/>
        </w:rPr>
        <w:t xml:space="preserve"> assembly of each of at least 5 genotype accessions of each species using a common algorithm, where one accession </w:t>
      </w:r>
      <w:r w:rsidR="009E6C75">
        <w:rPr>
          <w:rFonts w:ascii="Arial" w:hAnsi="Arial" w:cs="Arial"/>
          <w:sz w:val="20"/>
          <w:szCs w:val="20"/>
        </w:rPr>
        <w:t xml:space="preserve">will </w:t>
      </w:r>
      <w:r w:rsidR="005E24F6" w:rsidRPr="006075CE">
        <w:rPr>
          <w:rFonts w:ascii="Arial" w:hAnsi="Arial" w:cs="Arial"/>
          <w:sz w:val="20"/>
          <w:szCs w:val="20"/>
        </w:rPr>
        <w:t xml:space="preserve">represent the current reference (i.e. </w:t>
      </w:r>
      <w:r w:rsidR="005E24F6" w:rsidRPr="006075CE">
        <w:rPr>
          <w:rFonts w:ascii="Arial" w:hAnsi="Arial" w:cs="Arial"/>
          <w:i/>
          <w:sz w:val="20"/>
          <w:szCs w:val="20"/>
        </w:rPr>
        <w:t>Arabidopsis</w:t>
      </w:r>
      <w:r w:rsidR="005E24F6" w:rsidRPr="006075CE">
        <w:rPr>
          <w:rFonts w:ascii="Arial" w:hAnsi="Arial" w:cs="Arial"/>
          <w:sz w:val="20"/>
          <w:szCs w:val="20"/>
        </w:rPr>
        <w:t xml:space="preserve"> Col-0, rice </w:t>
      </w:r>
      <w:r w:rsidR="005E24F6" w:rsidRPr="006075CE">
        <w:rPr>
          <w:rFonts w:ascii="Arial" w:hAnsi="Arial" w:cs="Arial"/>
          <w:i/>
          <w:sz w:val="20"/>
          <w:szCs w:val="20"/>
        </w:rPr>
        <w:t>Nipponbare</w:t>
      </w:r>
      <w:r w:rsidR="005E24F6" w:rsidRPr="006075CE">
        <w:rPr>
          <w:rFonts w:ascii="Arial" w:hAnsi="Arial" w:cs="Arial"/>
          <w:sz w:val="20"/>
          <w:szCs w:val="20"/>
        </w:rPr>
        <w:t>, and maize B73). For each accession</w:t>
      </w:r>
      <w:r w:rsidR="009E6C75">
        <w:rPr>
          <w:rFonts w:ascii="Arial" w:hAnsi="Arial" w:cs="Arial"/>
          <w:sz w:val="20"/>
          <w:szCs w:val="20"/>
        </w:rPr>
        <w:t>,</w:t>
      </w:r>
      <w:r w:rsidR="005E24F6" w:rsidRPr="006075CE">
        <w:rPr>
          <w:rFonts w:ascii="Arial" w:hAnsi="Arial" w:cs="Arial"/>
          <w:sz w:val="20"/>
          <w:szCs w:val="20"/>
        </w:rPr>
        <w:t xml:space="preserve"> we will evaluate the completeness of the assembly </w:t>
      </w:r>
      <w:r w:rsidR="005E24F6">
        <w:rPr>
          <w:rFonts w:ascii="Arial" w:hAnsi="Arial" w:cs="Arial"/>
          <w:sz w:val="20"/>
          <w:szCs w:val="20"/>
        </w:rPr>
        <w:t>as well as the</w:t>
      </w:r>
      <w:r w:rsidR="005E24F6" w:rsidRPr="006075CE">
        <w:rPr>
          <w:rFonts w:ascii="Arial" w:hAnsi="Arial" w:cs="Arial"/>
          <w:sz w:val="20"/>
          <w:szCs w:val="20"/>
        </w:rPr>
        <w:t xml:space="preserve"> shared and novel </w:t>
      </w:r>
      <w:r w:rsidR="002D0BE6" w:rsidRPr="002D0BE6">
        <w:rPr>
          <w:rFonts w:ascii="Arial" w:hAnsi="Arial" w:cs="Arial"/>
          <w:sz w:val="20"/>
          <w:szCs w:val="20"/>
        </w:rPr>
        <w:t>gene space</w:t>
      </w:r>
      <w:r w:rsidR="005E24F6" w:rsidRPr="006075CE">
        <w:rPr>
          <w:rFonts w:ascii="Arial" w:hAnsi="Arial" w:cs="Arial"/>
          <w:sz w:val="20"/>
          <w:szCs w:val="20"/>
        </w:rPr>
        <w:t xml:space="preserve"> to determine the potential for sequence integration in the pan genome graph. </w:t>
      </w:r>
      <w:r w:rsidR="009E6C75">
        <w:rPr>
          <w:rFonts w:ascii="Arial" w:hAnsi="Arial" w:cs="Arial"/>
          <w:sz w:val="20"/>
          <w:szCs w:val="20"/>
        </w:rPr>
        <w:t xml:space="preserve"> </w:t>
      </w:r>
      <w:r w:rsidR="005E24F6">
        <w:rPr>
          <w:rFonts w:ascii="Arial" w:hAnsi="Arial" w:cs="Arial"/>
          <w:sz w:val="20"/>
          <w:szCs w:val="20"/>
        </w:rPr>
        <w:t>W</w:t>
      </w:r>
      <w:r w:rsidR="005E24F6" w:rsidRPr="006075CE">
        <w:rPr>
          <w:rFonts w:ascii="Arial" w:hAnsi="Arial" w:cs="Arial"/>
          <w:sz w:val="20"/>
          <w:szCs w:val="20"/>
        </w:rPr>
        <w:t>e will make use of iPlant</w:t>
      </w:r>
      <w:r w:rsidR="009E6C75">
        <w:rPr>
          <w:rFonts w:ascii="Arial" w:hAnsi="Arial" w:cs="Arial"/>
          <w:sz w:val="20"/>
          <w:szCs w:val="20"/>
        </w:rPr>
        <w:t>’s</w:t>
      </w:r>
      <w:r w:rsidR="005E24F6" w:rsidRPr="006075CE">
        <w:rPr>
          <w:rFonts w:ascii="Arial" w:hAnsi="Arial" w:cs="Arial"/>
          <w:sz w:val="20"/>
          <w:szCs w:val="20"/>
        </w:rPr>
        <w:t xml:space="preserve"> compute resources, including </w:t>
      </w:r>
      <w:r w:rsidR="009E6C75">
        <w:rPr>
          <w:rFonts w:ascii="Arial" w:hAnsi="Arial" w:cs="Arial"/>
          <w:sz w:val="20"/>
          <w:szCs w:val="20"/>
        </w:rPr>
        <w:t>d</w:t>
      </w:r>
      <w:r w:rsidR="005E24F6" w:rsidRPr="006075CE">
        <w:rPr>
          <w:rFonts w:ascii="Arial" w:hAnsi="Arial" w:cs="Arial"/>
          <w:sz w:val="20"/>
          <w:szCs w:val="20"/>
        </w:rPr>
        <w:t xml:space="preserve">iscovery </w:t>
      </w:r>
      <w:r w:rsidR="009E6C75">
        <w:rPr>
          <w:rFonts w:ascii="Arial" w:hAnsi="Arial" w:cs="Arial"/>
          <w:sz w:val="20"/>
          <w:szCs w:val="20"/>
        </w:rPr>
        <w:t>e</w:t>
      </w:r>
      <w:r w:rsidR="005E24F6" w:rsidRPr="006075CE">
        <w:rPr>
          <w:rFonts w:ascii="Arial" w:hAnsi="Arial" w:cs="Arial"/>
          <w:sz w:val="20"/>
          <w:szCs w:val="20"/>
        </w:rPr>
        <w:t xml:space="preserve">nvironments </w:t>
      </w:r>
      <w:r w:rsidR="009E6C75">
        <w:rPr>
          <w:rFonts w:ascii="Arial" w:hAnsi="Arial" w:cs="Arial"/>
          <w:sz w:val="20"/>
          <w:szCs w:val="20"/>
        </w:rPr>
        <w:t xml:space="preserve">(DE) </w:t>
      </w:r>
      <w:r w:rsidR="005E24F6" w:rsidRPr="006075CE">
        <w:rPr>
          <w:rFonts w:ascii="Arial" w:hAnsi="Arial" w:cs="Arial"/>
          <w:sz w:val="20"/>
          <w:szCs w:val="20"/>
        </w:rPr>
        <w:t>for assembly (</w:t>
      </w:r>
      <w:r w:rsidR="000E5808">
        <w:rPr>
          <w:rFonts w:ascii="Arial" w:hAnsi="Arial" w:cs="Arial"/>
          <w:sz w:val="20"/>
          <w:szCs w:val="20"/>
        </w:rPr>
        <w:t>Letter:</w:t>
      </w:r>
      <w:r w:rsidR="000E5808" w:rsidRPr="006075CE">
        <w:rPr>
          <w:rFonts w:ascii="Arial" w:hAnsi="Arial" w:cs="Arial"/>
          <w:sz w:val="20"/>
          <w:szCs w:val="20"/>
        </w:rPr>
        <w:t xml:space="preserve"> </w:t>
      </w:r>
      <w:r w:rsidR="005E24F6" w:rsidRPr="006075CE">
        <w:rPr>
          <w:rFonts w:ascii="Arial" w:hAnsi="Arial" w:cs="Arial"/>
          <w:sz w:val="20"/>
          <w:szCs w:val="20"/>
        </w:rPr>
        <w:t xml:space="preserve">Stanzione). </w:t>
      </w:r>
      <w:r w:rsidR="009E6C75">
        <w:rPr>
          <w:rFonts w:ascii="Arial" w:hAnsi="Arial" w:cs="Arial"/>
          <w:sz w:val="20"/>
          <w:szCs w:val="20"/>
        </w:rPr>
        <w:t xml:space="preserve"> </w:t>
      </w:r>
      <w:r w:rsidR="005E24F6" w:rsidRPr="006075CE">
        <w:rPr>
          <w:rFonts w:ascii="Arial" w:hAnsi="Arial" w:cs="Arial"/>
          <w:sz w:val="20"/>
          <w:szCs w:val="20"/>
        </w:rPr>
        <w:t xml:space="preserve">We will provide recommendations for representing </w:t>
      </w:r>
      <w:r w:rsidR="005E24F6">
        <w:rPr>
          <w:rFonts w:ascii="Arial" w:hAnsi="Arial" w:cs="Arial"/>
          <w:sz w:val="20"/>
          <w:szCs w:val="20"/>
        </w:rPr>
        <w:t xml:space="preserve">and accessing </w:t>
      </w:r>
      <w:r w:rsidR="005E24F6" w:rsidRPr="006075CE">
        <w:rPr>
          <w:rFonts w:ascii="Arial" w:hAnsi="Arial" w:cs="Arial"/>
          <w:sz w:val="20"/>
          <w:szCs w:val="20"/>
        </w:rPr>
        <w:t xml:space="preserve">the core and dispensable genome sets within a single pan-genome graph structure. </w:t>
      </w:r>
      <w:r w:rsidR="009E6C75">
        <w:rPr>
          <w:rFonts w:ascii="Arial" w:hAnsi="Arial" w:cs="Arial"/>
          <w:sz w:val="20"/>
          <w:szCs w:val="20"/>
        </w:rPr>
        <w:t xml:space="preserve"> </w:t>
      </w:r>
      <w:r w:rsidR="005E24F6" w:rsidRPr="006075CE">
        <w:rPr>
          <w:rFonts w:ascii="Arial" w:hAnsi="Arial" w:cs="Arial"/>
          <w:sz w:val="20"/>
          <w:szCs w:val="20"/>
        </w:rPr>
        <w:t xml:space="preserve">The analysis will also form a framework for </w:t>
      </w:r>
      <w:r w:rsidR="005E24F6">
        <w:rPr>
          <w:rFonts w:ascii="Arial" w:hAnsi="Arial" w:cs="Arial"/>
          <w:sz w:val="20"/>
          <w:szCs w:val="20"/>
        </w:rPr>
        <w:t xml:space="preserve">objective </w:t>
      </w:r>
      <w:r w:rsidR="005E24F6" w:rsidRPr="006075CE">
        <w:rPr>
          <w:rFonts w:ascii="Arial" w:hAnsi="Arial" w:cs="Arial"/>
          <w:sz w:val="20"/>
          <w:szCs w:val="20"/>
        </w:rPr>
        <w:t>assessment of quality and completeness of assemblies generated by different algorithms.</w:t>
      </w:r>
    </w:p>
    <w:p w:rsidR="00B94800" w:rsidRDefault="005E24F6">
      <w:pPr>
        <w:spacing w:before="120" w:after="100"/>
        <w:rPr>
          <w:rFonts w:ascii="Arial" w:hAnsi="Arial" w:cs="Arial"/>
          <w:i/>
          <w:sz w:val="20"/>
          <w:szCs w:val="20"/>
        </w:rPr>
      </w:pPr>
      <w:r w:rsidRPr="006075CE">
        <w:rPr>
          <w:rFonts w:ascii="Arial" w:hAnsi="Arial" w:cs="Arial"/>
          <w:i/>
          <w:sz w:val="20"/>
          <w:szCs w:val="20"/>
        </w:rPr>
        <w:t>Deliverables: Recommendation for graph</w:t>
      </w:r>
      <w:r w:rsidR="009E6C75">
        <w:rPr>
          <w:rFonts w:ascii="Arial" w:hAnsi="Arial" w:cs="Arial"/>
          <w:i/>
          <w:sz w:val="20"/>
          <w:szCs w:val="20"/>
        </w:rPr>
        <w:t>-</w:t>
      </w:r>
      <w:r w:rsidRPr="006075CE">
        <w:rPr>
          <w:rFonts w:ascii="Arial" w:hAnsi="Arial" w:cs="Arial"/>
          <w:i/>
          <w:sz w:val="20"/>
          <w:szCs w:val="20"/>
        </w:rPr>
        <w:t>based approaches to store and display “core” and “</w:t>
      </w:r>
      <w:r w:rsidR="00752E8C">
        <w:rPr>
          <w:rFonts w:ascii="Arial" w:hAnsi="Arial" w:cs="Arial"/>
          <w:i/>
          <w:sz w:val="20"/>
          <w:szCs w:val="20"/>
        </w:rPr>
        <w:t>dispensable</w:t>
      </w:r>
      <w:r w:rsidRPr="006075CE">
        <w:rPr>
          <w:rFonts w:ascii="Arial" w:hAnsi="Arial" w:cs="Arial"/>
          <w:i/>
          <w:sz w:val="20"/>
          <w:szCs w:val="20"/>
        </w:rPr>
        <w:t>” genomes of a species</w:t>
      </w:r>
      <w:r w:rsidR="00AC4EC5">
        <w:rPr>
          <w:rFonts w:ascii="Arial" w:hAnsi="Arial" w:cs="Arial"/>
          <w:i/>
          <w:sz w:val="20"/>
          <w:szCs w:val="20"/>
        </w:rPr>
        <w:t xml:space="preserve"> (Appendix 1-2)</w:t>
      </w:r>
      <w:r w:rsidR="009E6C75">
        <w:rPr>
          <w:rFonts w:ascii="Arial" w:hAnsi="Arial" w:cs="Arial"/>
          <w:i/>
          <w:sz w:val="20"/>
          <w:szCs w:val="20"/>
        </w:rPr>
        <w:t>.</w:t>
      </w:r>
    </w:p>
    <w:p w:rsidR="00B94800" w:rsidRPr="007A1BD6" w:rsidRDefault="00945995">
      <w:pPr>
        <w:spacing w:before="120" w:after="100"/>
        <w:rPr>
          <w:rFonts w:ascii="Arial" w:hAnsi="Arial" w:cs="Arial"/>
          <w:b/>
          <w:sz w:val="20"/>
          <w:szCs w:val="20"/>
        </w:rPr>
      </w:pPr>
      <w:r w:rsidRPr="007A1BD6">
        <w:rPr>
          <w:rFonts w:ascii="Arial" w:hAnsi="Arial" w:cs="Arial"/>
          <w:b/>
          <w:sz w:val="20"/>
          <w:szCs w:val="20"/>
        </w:rPr>
        <w:t xml:space="preserve">1.4 </w:t>
      </w:r>
      <w:r w:rsidRPr="00202250">
        <w:rPr>
          <w:rFonts w:ascii="Arial" w:hAnsi="Arial" w:cs="Arial"/>
          <w:b/>
          <w:i/>
          <w:sz w:val="20"/>
          <w:szCs w:val="20"/>
        </w:rPr>
        <w:t>Comparative genomics: analysis of plant genomes and visualization informed by evolutionary histories</w:t>
      </w:r>
    </w:p>
    <w:p w:rsidR="00B94800" w:rsidRDefault="00945995">
      <w:pPr>
        <w:spacing w:before="120" w:after="100"/>
        <w:rPr>
          <w:rFonts w:ascii="Arial" w:hAnsi="Arial" w:cs="Arial"/>
          <w:i/>
          <w:sz w:val="20"/>
          <w:szCs w:val="20"/>
          <w:u w:val="single"/>
        </w:rPr>
      </w:pPr>
      <w:r w:rsidRPr="006075CE">
        <w:rPr>
          <w:rFonts w:ascii="Arial" w:hAnsi="Arial" w:cs="Arial"/>
          <w:i/>
          <w:sz w:val="20"/>
          <w:szCs w:val="20"/>
        </w:rPr>
        <w:t xml:space="preserve">Objective: Perform and display comparative genomic analyses derived from phylogenetic gene-trees and whole genome alignments.  Identify gene-level syntenic relationships and perform secondary analyses to </w:t>
      </w:r>
      <w:r w:rsidRPr="006075CE">
        <w:rPr>
          <w:rFonts w:ascii="Arial" w:hAnsi="Arial" w:cs="Arial"/>
          <w:i/>
          <w:sz w:val="20"/>
          <w:szCs w:val="20"/>
        </w:rPr>
        <w:lastRenderedPageBreak/>
        <w:t xml:space="preserve">annotate gene duplications, movements, losses and other changes from ancestral state.  </w:t>
      </w:r>
      <w:r>
        <w:rPr>
          <w:rFonts w:ascii="Arial" w:hAnsi="Arial" w:cs="Arial"/>
          <w:i/>
          <w:sz w:val="20"/>
          <w:szCs w:val="20"/>
        </w:rPr>
        <w:t xml:space="preserve">Support mining of gene families based on taxonomic origin.  </w:t>
      </w:r>
      <w:r w:rsidRPr="006075CE">
        <w:rPr>
          <w:rFonts w:ascii="Arial" w:hAnsi="Arial" w:cs="Arial"/>
          <w:i/>
          <w:sz w:val="20"/>
          <w:szCs w:val="20"/>
        </w:rPr>
        <w:t>Apply standardized vocabulary or ontologies to this information to allow it to be referenced within various interfaces described in Aim</w:t>
      </w:r>
      <w:r>
        <w:rPr>
          <w:rFonts w:ascii="Arial" w:hAnsi="Arial" w:cs="Arial"/>
          <w:i/>
          <w:sz w:val="20"/>
          <w:szCs w:val="20"/>
        </w:rPr>
        <w:t>s 2 &amp;</w:t>
      </w:r>
      <w:r w:rsidRPr="006075CE">
        <w:rPr>
          <w:rFonts w:ascii="Arial" w:hAnsi="Arial" w:cs="Arial"/>
          <w:i/>
          <w:sz w:val="20"/>
          <w:szCs w:val="20"/>
        </w:rPr>
        <w:t xml:space="preserve"> 3.  </w:t>
      </w:r>
    </w:p>
    <w:p w:rsidR="00B94800" w:rsidRDefault="00BF6FE4">
      <w:pPr>
        <w:spacing w:before="120" w:after="100"/>
        <w:rPr>
          <w:rFonts w:ascii="Arial" w:hAnsi="Arial" w:cs="Arial"/>
          <w:sz w:val="20"/>
          <w:szCs w:val="20"/>
        </w:rPr>
      </w:pPr>
      <w:r w:rsidRPr="00BF6FE4">
        <w:rPr>
          <w:rFonts w:ascii="Arial" w:hAnsi="Arial" w:cs="Arial"/>
          <w:i/>
          <w:sz w:val="20"/>
          <w:szCs w:val="20"/>
        </w:rPr>
        <w:pict>
          <v:shape id="_x0000_s1082" type="#_x0000_t202" style="position:absolute;margin-left:185.9pt;margin-top:109.45pt;width:288.2pt;height:140.5pt;z-index:-251653632;mso-width-relative:margin;mso-height-relative:margin" wrapcoords="-53 -110 -53 21490 21653 21490 21653 -110 -53 -110">
            <v:textbox style="mso-next-textbox:#_x0000_s1082">
              <w:txbxContent>
                <w:p w:rsidR="00596B8D" w:rsidRPr="007C59D4" w:rsidRDefault="00596B8D" w:rsidP="007C59D4">
                  <w:pPr>
                    <w:keepNext/>
                    <w:spacing w:after="0" w:line="240" w:lineRule="auto"/>
                    <w:ind w:left="-90"/>
                    <w:rPr>
                      <w:rFonts w:ascii="Arial" w:hAnsi="Arial"/>
                      <w:sz w:val="18"/>
                    </w:rPr>
                  </w:pPr>
                  <w:r w:rsidRPr="007C59D4">
                    <w:rPr>
                      <w:rFonts w:ascii="Arial" w:hAnsi="Arial"/>
                      <w:sz w:val="18"/>
                    </w:rPr>
                    <w:drawing>
                      <wp:inline distT="0" distB="0" distL="0" distR="0">
                        <wp:extent cx="3621024" cy="1373658"/>
                        <wp:effectExtent l="19050" t="0" r="0" b="0"/>
                        <wp:docPr id="36" name="Picture 4" descr="phy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ylo.jpg"/>
                                <pic:cNvPicPr>
                                  <a:picLocks noChangeAspect="1" noChangeArrowheads="1"/>
                                </pic:cNvPicPr>
                              </pic:nvPicPr>
                              <pic:blipFill>
                                <a:blip r:embed="rId13"/>
                                <a:srcRect l="1762" t="15755" r="2083" b="38924"/>
                                <a:stretch>
                                  <a:fillRect/>
                                </a:stretch>
                              </pic:blipFill>
                              <pic:spPr bwMode="auto">
                                <a:xfrm>
                                  <a:off x="0" y="0"/>
                                  <a:ext cx="3618722" cy="1372785"/>
                                </a:xfrm>
                                <a:prstGeom prst="rect">
                                  <a:avLst/>
                                </a:prstGeom>
                                <a:noFill/>
                                <a:ln w="9525">
                                  <a:noFill/>
                                  <a:miter lim="800000"/>
                                  <a:headEnd/>
                                  <a:tailEnd/>
                                </a:ln>
                              </pic:spPr>
                            </pic:pic>
                          </a:graphicData>
                        </a:graphic>
                      </wp:inline>
                    </w:drawing>
                  </w:r>
                </w:p>
                <w:p w:rsidR="00596B8D" w:rsidRPr="007C59D4" w:rsidRDefault="00596B8D" w:rsidP="007C59D4">
                  <w:pPr>
                    <w:spacing w:after="0" w:line="240" w:lineRule="auto"/>
                    <w:rPr>
                      <w:rFonts w:ascii="Arial" w:hAnsi="Arial"/>
                      <w:sz w:val="18"/>
                    </w:rPr>
                  </w:pPr>
                  <w:r w:rsidRPr="007C59D4">
                    <w:rPr>
                      <w:rFonts w:ascii="Arial" w:hAnsi="Arial"/>
                      <w:sz w:val="18"/>
                    </w:rPr>
                    <w:t xml:space="preserve">Figure </w:t>
                  </w:r>
                  <w:r w:rsidR="00EA1DC3">
                    <w:rPr>
                      <w:rFonts w:ascii="Arial" w:hAnsi="Arial"/>
                      <w:sz w:val="18"/>
                    </w:rPr>
                    <w:t>7</w:t>
                  </w:r>
                  <w:r w:rsidRPr="007C59D4">
                    <w:rPr>
                      <w:rFonts w:ascii="Arial" w:hAnsi="Arial"/>
                      <w:sz w:val="18"/>
                    </w:rPr>
                    <w:t>: Gene-centered synteny pipeline using phylogenetically determined orthologs</w:t>
                  </w:r>
                </w:p>
                <w:p w:rsidR="00596B8D" w:rsidRPr="007C59D4" w:rsidRDefault="00596B8D" w:rsidP="007C59D4">
                  <w:pPr>
                    <w:pStyle w:val="Caption"/>
                    <w:rPr>
                      <w:rFonts w:ascii="Arial" w:hAnsi="Arial"/>
                    </w:rPr>
                  </w:pPr>
                </w:p>
                <w:p w:rsidR="00596B8D" w:rsidRPr="007C59D4" w:rsidRDefault="00596B8D" w:rsidP="00945995">
                  <w:pPr>
                    <w:spacing w:after="0" w:line="240" w:lineRule="auto"/>
                    <w:ind w:left="-90"/>
                    <w:rPr>
                      <w:rFonts w:ascii="Arial" w:hAnsi="Arial"/>
                      <w:sz w:val="18"/>
                    </w:rPr>
                  </w:pPr>
                </w:p>
                <w:p w:rsidR="00596B8D" w:rsidRPr="007C59D4" w:rsidRDefault="00596B8D" w:rsidP="00945995">
                  <w:pPr>
                    <w:spacing w:after="0" w:line="240" w:lineRule="auto"/>
                    <w:rPr>
                      <w:rFonts w:ascii="Arial" w:hAnsi="Arial"/>
                      <w:sz w:val="18"/>
                    </w:rPr>
                  </w:pPr>
                </w:p>
              </w:txbxContent>
            </v:textbox>
            <w10:wrap type="tight"/>
          </v:shape>
        </w:pict>
      </w:r>
      <w:r w:rsidR="00945995" w:rsidRPr="006075CE">
        <w:rPr>
          <w:rFonts w:ascii="Arial" w:hAnsi="Arial" w:cs="Arial"/>
          <w:sz w:val="20"/>
          <w:szCs w:val="20"/>
        </w:rPr>
        <w:t xml:space="preserve">Phylogenomics </w:t>
      </w:r>
      <w:r w:rsidR="00945995">
        <w:rPr>
          <w:rFonts w:ascii="Arial" w:hAnsi="Arial" w:cs="Arial"/>
          <w:sz w:val="20"/>
          <w:szCs w:val="20"/>
        </w:rPr>
        <w:t>promotes</w:t>
      </w:r>
      <w:r w:rsidR="00945995" w:rsidRPr="006075CE">
        <w:rPr>
          <w:rFonts w:ascii="Arial" w:hAnsi="Arial" w:cs="Arial"/>
          <w:sz w:val="20"/>
          <w:szCs w:val="20"/>
        </w:rPr>
        <w:t xml:space="preserve"> the study of gene structure and function by describing origins, histories and relationships among genes</w:t>
      </w:r>
      <w:r w:rsidR="00551C5A">
        <w:rPr>
          <w:rFonts w:ascii="Arial" w:hAnsi="Arial" w:cs="Arial"/>
          <w:sz w:val="20"/>
          <w:szCs w:val="20"/>
        </w:rPr>
        <w:t xml:space="preserve"> and their function</w:t>
      </w:r>
      <w:r w:rsidR="00945995" w:rsidRPr="006075CE">
        <w:rPr>
          <w:rFonts w:ascii="Arial" w:hAnsi="Arial" w:cs="Arial"/>
          <w:sz w:val="20"/>
          <w:szCs w:val="20"/>
        </w:rPr>
        <w:t>.  Gramene will implement the Ensembl</w:t>
      </w:r>
      <w:r w:rsidR="00945995" w:rsidRPr="006075CE">
        <w:rPr>
          <w:rFonts w:ascii="Arial" w:hAnsi="Arial" w:cs="Arial"/>
          <w:sz w:val="20"/>
          <w:szCs w:val="20"/>
        </w:rPr>
        <w:softHyphen/>
        <w:t>Compara GeneTree pipeline</w:t>
      </w:r>
      <w:r w:rsidR="009E6C75">
        <w:rPr>
          <w:rFonts w:ascii="Arial" w:hAnsi="Arial" w:cs="Arial"/>
          <w:sz w:val="20"/>
          <w:szCs w:val="20"/>
        </w:rPr>
        <w:t xml:space="preserve"> to infer</w:t>
      </w:r>
      <w:r w:rsidR="00945995" w:rsidRPr="006075CE">
        <w:rPr>
          <w:rFonts w:ascii="Arial" w:hAnsi="Arial" w:cs="Arial"/>
          <w:sz w:val="20"/>
          <w:szCs w:val="20"/>
        </w:rPr>
        <w:t xml:space="preserve"> large-scale phylogenetic reconstructions</w:t>
      </w:r>
      <w:r>
        <w:rPr>
          <w:rFonts w:ascii="Arial" w:hAnsi="Arial" w:cs="Arial"/>
          <w:sz w:val="20"/>
          <w:szCs w:val="20"/>
        </w:rPr>
        <w:fldChar w:fldCharType="begin"/>
      </w:r>
      <w:r w:rsidR="00895897">
        <w:rPr>
          <w:rFonts w:ascii="Arial" w:hAnsi="Arial" w:cs="Arial"/>
          <w:sz w:val="20"/>
          <w:szCs w:val="20"/>
        </w:rPr>
        <w:instrText xml:space="preserve"> ADDIN EN.CITE &lt;EndNote&gt;&lt;Cite&gt;&lt;Author&gt;Vilella&lt;/Author&gt;&lt;Year&gt;2009&lt;/Year&gt;&lt;RecNum&gt;74&lt;/RecNum&gt;&lt;record&gt;&lt;rec-number&gt;74&lt;/rec-number&gt;&lt;foreign-keys&gt;&lt;key app="EN" db-id="p90xfdxr0d9z96extd1xvz2e02ast52rvfee"&gt;74&lt;/key&gt;&lt;/foreign-keys&gt;&lt;ref-type name="Journal Article"&gt;17&lt;/ref-type&gt;&lt;contributors&gt;&lt;authors&gt;&lt;author&gt;Vilella, A. J.&lt;/author&gt;&lt;author&gt;Severin, J.&lt;/author&gt;&lt;author&gt;Ureta-Vidal, A.&lt;/author&gt;&lt;author&gt;Heng, L.&lt;/author&gt;&lt;author&gt;Durbin, R.&lt;/author&gt;&lt;author&gt;Birney, E.&lt;/author&gt;&lt;/authors&gt;&lt;/contributors&gt;&lt;auth-address&gt;EMBL-EBI, Wellcome Trust Genome Campus, Hinxton, Cambridge CB10 1SD, United Kingdom.&lt;/auth-address&gt;&lt;titles&gt;&lt;title&gt;EnsemblCompara GeneTrees: Complete, duplication-aware phylogenetic trees in vertebrates&lt;/title&gt;&lt;secondary-title&gt;Genome Res&lt;/secondary-title&gt;&lt;/titles&gt;&lt;periodical&gt;&lt;full-title&gt;Genome Res&lt;/full-title&gt;&lt;/periodical&gt;&lt;pages&gt;327-35&lt;/pages&gt;&lt;volume&gt;19&lt;/volume&gt;&lt;number&gt;2&lt;/number&gt;&lt;edition&gt;2008/11/26&lt;/edition&gt;&lt;keywords&gt;&lt;keyword&gt;*Algorithms&lt;/keyword&gt;&lt;keyword&gt;Animals&lt;/keyword&gt;&lt;keyword&gt;Computational Biology/*methods&lt;/keyword&gt;&lt;keyword&gt;*Gene Duplication&lt;/keyword&gt;&lt;keyword&gt;Humans&lt;/keyword&gt;&lt;keyword&gt;Models, Biological&lt;/keyword&gt;&lt;keyword&gt;Multigene Family&lt;/keyword&gt;&lt;keyword&gt;*Phylogeny&lt;/keyword&gt;&lt;keyword&gt;Sequence Homology&lt;/keyword&gt;&lt;keyword&gt;Software&lt;/keyword&gt;&lt;keyword&gt;Synteny&lt;/keyword&gt;&lt;keyword&gt;Vertebrates/*classification/genetics&lt;/keyword&gt;&lt;/keywords&gt;&lt;dates&gt;&lt;year&gt;2009&lt;/year&gt;&lt;pub-dates&gt;&lt;date&gt;Feb&lt;/date&gt;&lt;/pub-dates&gt;&lt;/dates&gt;&lt;isbn&gt;1088-9051 (Print)&amp;#xD;1088-9051 (Linking)&lt;/isbn&gt;&lt;accession-num&gt;19029536&lt;/accession-num&gt;&lt;urls&gt;&lt;related-urls&gt;&lt;url&gt;http://www.ncbi.nlm.nih.gov/entrez/query.fcgi?cmd=Retrieve&amp;amp;db=PubMed&amp;amp;dopt=Citation&amp;amp;list_uids=19029536&lt;/url&gt;&lt;/related-urls&gt;&lt;/urls&gt;&lt;custom2&gt;2652215&lt;/custom2&gt;&lt;electronic-resource-num&gt;gr.073585.107 [pii]&amp;#xD;10.1101/gr.073585.107&lt;/electronic-resource-num&gt;&lt;language&gt;eng&lt;/language&gt;&lt;/record&gt;&lt;/Cite&gt;&lt;/EndNote&gt;</w:instrText>
      </w:r>
      <w:r>
        <w:rPr>
          <w:rFonts w:ascii="Arial" w:hAnsi="Arial" w:cs="Arial"/>
          <w:sz w:val="20"/>
          <w:szCs w:val="20"/>
        </w:rPr>
        <w:fldChar w:fldCharType="separate"/>
      </w:r>
      <w:r w:rsidR="00895897" w:rsidRPr="00895897">
        <w:rPr>
          <w:rFonts w:ascii="Arial" w:hAnsi="Arial" w:cs="Arial"/>
          <w:sz w:val="20"/>
          <w:szCs w:val="20"/>
          <w:vertAlign w:val="superscript"/>
        </w:rPr>
        <w:t>99</w:t>
      </w:r>
      <w:r>
        <w:rPr>
          <w:rFonts w:ascii="Arial" w:hAnsi="Arial" w:cs="Arial"/>
          <w:sz w:val="20"/>
          <w:szCs w:val="20"/>
        </w:rPr>
        <w:fldChar w:fldCharType="end"/>
      </w:r>
      <w:r w:rsidR="00945995" w:rsidRPr="006075CE">
        <w:rPr>
          <w:rFonts w:ascii="Arial" w:hAnsi="Arial" w:cs="Arial"/>
          <w:sz w:val="20"/>
          <w:szCs w:val="20"/>
        </w:rPr>
        <w:t>.  The method yields accurate prediction of ortholog and paralog relationships</w:t>
      </w:r>
      <w:r w:rsidR="00551C5A">
        <w:rPr>
          <w:rFonts w:ascii="Arial" w:hAnsi="Arial" w:cs="Arial"/>
          <w:sz w:val="20"/>
          <w:szCs w:val="20"/>
        </w:rPr>
        <w:t xml:space="preserve">. </w:t>
      </w:r>
      <w:r w:rsidR="00945995" w:rsidRPr="006075CE">
        <w:rPr>
          <w:rFonts w:ascii="Arial" w:hAnsi="Arial" w:cs="Arial"/>
          <w:sz w:val="20"/>
          <w:szCs w:val="20"/>
        </w:rPr>
        <w:t xml:space="preserve"> </w:t>
      </w:r>
      <w:r w:rsidR="00551C5A">
        <w:rPr>
          <w:rFonts w:ascii="Arial" w:hAnsi="Arial" w:cs="Arial"/>
          <w:sz w:val="20"/>
          <w:szCs w:val="20"/>
        </w:rPr>
        <w:t>It also</w:t>
      </w:r>
      <w:r w:rsidR="00551C5A" w:rsidRPr="006075CE">
        <w:rPr>
          <w:rFonts w:ascii="Arial" w:hAnsi="Arial" w:cs="Arial"/>
          <w:sz w:val="20"/>
          <w:szCs w:val="20"/>
        </w:rPr>
        <w:t xml:space="preserve"> </w:t>
      </w:r>
      <w:r w:rsidR="00945995" w:rsidRPr="006075CE">
        <w:rPr>
          <w:rFonts w:ascii="Arial" w:hAnsi="Arial" w:cs="Arial"/>
          <w:sz w:val="20"/>
          <w:szCs w:val="20"/>
        </w:rPr>
        <w:t>classifies nodes with respect to taxon of origin</w:t>
      </w:r>
      <w:r w:rsidR="00945995">
        <w:rPr>
          <w:rFonts w:ascii="Arial" w:hAnsi="Arial" w:cs="Arial"/>
          <w:sz w:val="20"/>
          <w:szCs w:val="20"/>
        </w:rPr>
        <w:t xml:space="preserve"> </w:t>
      </w:r>
      <w:r w:rsidR="00551C5A">
        <w:rPr>
          <w:rFonts w:ascii="Arial" w:hAnsi="Arial" w:cs="Arial"/>
          <w:sz w:val="20"/>
          <w:szCs w:val="20"/>
        </w:rPr>
        <w:t>and thus indicates the timing of duplication events and gene family</w:t>
      </w:r>
      <w:r w:rsidR="0009763E">
        <w:rPr>
          <w:rFonts w:ascii="Arial" w:hAnsi="Arial" w:cs="Arial"/>
          <w:sz w:val="20"/>
          <w:szCs w:val="20"/>
        </w:rPr>
        <w:t xml:space="preserve"> </w:t>
      </w:r>
      <w:r w:rsidR="00551C5A">
        <w:rPr>
          <w:rFonts w:ascii="Arial" w:hAnsi="Arial" w:cs="Arial"/>
          <w:sz w:val="20"/>
          <w:szCs w:val="20"/>
        </w:rPr>
        <w:t>expansions.</w:t>
      </w:r>
      <w:r w:rsidR="00945995" w:rsidRPr="006075CE">
        <w:rPr>
          <w:rFonts w:ascii="Arial" w:hAnsi="Arial" w:cs="Arial"/>
          <w:sz w:val="20"/>
          <w:szCs w:val="20"/>
        </w:rPr>
        <w:t xml:space="preserve">  This resource was used extensively in characterizing the evolutionary dynamics of the maize genome</w:t>
      </w:r>
      <w:r>
        <w:rPr>
          <w:rFonts w:ascii="Arial" w:hAnsi="Arial" w:cs="Arial"/>
          <w:sz w:val="20"/>
          <w:szCs w:val="20"/>
        </w:rPr>
        <w:fldChar w:fldCharType="begin">
          <w:fldData xml:space="preserve">PEVuZE5vdGU+PENpdGU+PEF1dGhvcj5Td2Fuc29uLVdhZ25lcjwvQXV0aG9yPjxZZWFyPjIwMTA8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</w:fldData>
        </w:fldChar>
      </w:r>
      <w:r w:rsidR="00895897">
        <w:rPr>
          <w:rFonts w:ascii="Arial" w:hAnsi="Arial" w:cs="Arial"/>
          <w:sz w:val="20"/>
          <w:szCs w:val="20"/>
        </w:rPr>
        <w:instrText xml:space="preserve"> ADDIN EN.CITE </w:instrText>
      </w:r>
      <w:r>
        <w:rPr>
          <w:rFonts w:ascii="Arial" w:hAnsi="Arial" w:cs="Arial"/>
          <w:sz w:val="20"/>
          <w:szCs w:val="20"/>
        </w:rPr>
        <w:fldChar w:fldCharType="begin">
          <w:fldData xml:space="preserve">PEVuZE5vdGU+PENpdGU+PEF1dGhvcj5Td2Fuc29uLVdhZ25lcjwvQXV0aG9yPjxZZWFyPjIwMTA8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</w:fldData>
        </w:fldChar>
      </w:r>
      <w:r w:rsidR="00895897">
        <w:rPr>
          <w:rFonts w:ascii="Arial" w:hAnsi="Arial" w:cs="Arial"/>
          <w:sz w:val="20"/>
          <w:szCs w:val="20"/>
        </w:rPr>
        <w:instrText xml:space="preserve"> ADDIN EN.CITE.DATA </w:instrText>
      </w:r>
      <w:r>
        <w:rPr>
          <w:rFonts w:ascii="Arial" w:hAnsi="Arial" w:cs="Arial"/>
          <w:sz w:val="20"/>
          <w:szCs w:val="20"/>
        </w:rPr>
      </w:r>
      <w:r>
        <w:rPr>
          <w:rFonts w:ascii="Arial" w:hAnsi="Arial" w:cs="Arial"/>
          <w:sz w:val="20"/>
          <w:szCs w:val="20"/>
        </w:rPr>
        <w:fldChar w:fldCharType="end"/>
      </w:r>
      <w:r>
        <w:rPr>
          <w:rFonts w:ascii="Arial" w:hAnsi="Arial" w:cs="Arial"/>
          <w:sz w:val="20"/>
          <w:szCs w:val="20"/>
        </w:rPr>
      </w:r>
      <w:r>
        <w:rPr>
          <w:rFonts w:ascii="Arial" w:hAnsi="Arial" w:cs="Arial"/>
          <w:sz w:val="20"/>
          <w:szCs w:val="20"/>
        </w:rPr>
        <w:fldChar w:fldCharType="separate"/>
      </w:r>
      <w:r w:rsidR="00895897" w:rsidRPr="00895897">
        <w:rPr>
          <w:rFonts w:ascii="Arial" w:hAnsi="Arial" w:cs="Arial"/>
          <w:sz w:val="20"/>
          <w:szCs w:val="20"/>
          <w:vertAlign w:val="superscript"/>
        </w:rPr>
        <w:t>7,35</w:t>
      </w:r>
      <w:r>
        <w:rPr>
          <w:rFonts w:ascii="Arial" w:hAnsi="Arial" w:cs="Arial"/>
          <w:sz w:val="20"/>
          <w:szCs w:val="20"/>
        </w:rPr>
        <w:fldChar w:fldCharType="end"/>
      </w:r>
      <w:r w:rsidR="009E6C75">
        <w:rPr>
          <w:rFonts w:ascii="Arial" w:hAnsi="Arial" w:cs="Arial"/>
          <w:sz w:val="20"/>
          <w:szCs w:val="20"/>
        </w:rPr>
        <w:t>,</w:t>
      </w:r>
      <w:r w:rsidR="00945995" w:rsidRPr="006075CE">
        <w:rPr>
          <w:rFonts w:ascii="Arial" w:hAnsi="Arial" w:cs="Arial"/>
          <w:sz w:val="20"/>
          <w:szCs w:val="20"/>
        </w:rPr>
        <w:t xml:space="preserve"> and </w:t>
      </w:r>
      <w:r w:rsidR="009E6C75">
        <w:rPr>
          <w:rFonts w:ascii="Arial" w:hAnsi="Arial" w:cs="Arial"/>
          <w:sz w:val="20"/>
          <w:szCs w:val="20"/>
        </w:rPr>
        <w:t xml:space="preserve">the </w:t>
      </w:r>
      <w:r w:rsidR="00945995" w:rsidRPr="006075CE">
        <w:rPr>
          <w:rFonts w:ascii="Arial" w:hAnsi="Arial" w:cs="Arial"/>
          <w:sz w:val="20"/>
          <w:szCs w:val="20"/>
        </w:rPr>
        <w:t xml:space="preserve">methods </w:t>
      </w:r>
      <w:r w:rsidR="009E6C75">
        <w:rPr>
          <w:rFonts w:ascii="Arial" w:hAnsi="Arial" w:cs="Arial"/>
          <w:sz w:val="20"/>
          <w:szCs w:val="20"/>
        </w:rPr>
        <w:t xml:space="preserve">we </w:t>
      </w:r>
      <w:r w:rsidR="00945995" w:rsidRPr="006075CE">
        <w:rPr>
          <w:rFonts w:ascii="Arial" w:hAnsi="Arial" w:cs="Arial"/>
          <w:sz w:val="20"/>
          <w:szCs w:val="20"/>
        </w:rPr>
        <w:t>developed are now being adapted by Gramene for application across its genomes</w:t>
      </w:r>
      <w:r>
        <w:rPr>
          <w:rFonts w:ascii="Arial" w:hAnsi="Arial" w:cs="Arial"/>
          <w:sz w:val="20"/>
          <w:szCs w:val="20"/>
        </w:rPr>
        <w:fldChar w:fldCharType="begin"/>
      </w:r>
      <w:r w:rsidR="00895897">
        <w:rPr>
          <w:rFonts w:ascii="Arial" w:hAnsi="Arial" w:cs="Arial"/>
          <w:sz w:val="20"/>
          <w:szCs w:val="20"/>
        </w:rPr>
        <w:instrText xml:space="preserve"> ADDIN EN.CITE &lt;EndNote&gt;&lt;Cite&gt;&lt;Author&gt;Youens-Clark&lt;/Author&gt;&lt;Year&gt;2011&lt;/Year&gt;&lt;RecNum&gt;76&lt;/RecNum&gt;&lt;record&gt;&lt;rec-number&gt;76&lt;/rec-number&gt;&lt;foreign-keys&gt;&lt;key app="EN" db-id="p90xfdxr0d9z96extd1xvz2e02ast52rvfee"&gt;76&lt;/key&gt;&lt;/foreign-keys&gt;&lt;ref-type name="Journal Article"&gt;17&lt;/ref-type&gt;&lt;contributors&gt;&lt;authors&gt;&lt;author&gt;Youens-Clark, K.&lt;/author&gt;&lt;author&gt;Buckler, E.&lt;/author&gt;&lt;author&gt;Casstevens, T.&lt;/author&gt;&lt;author&gt;Chen, C.&lt;/author&gt;&lt;author&gt;Declerck, G.&lt;/author&gt;&lt;author&gt;Derwent, P.&lt;/author&gt;&lt;author&gt;Dharmawardhana, P.&lt;/author&gt;&lt;author&gt;Jaiswal, P.&lt;/author&gt;&lt;author&gt;Kersey, P.&lt;/author&gt;&lt;author&gt;Karthikeyan, A. S.&lt;/author&gt;&lt;author&gt;Lu, J.&lt;/author&gt;&lt;author&gt;McCouch, S. R.&lt;/author&gt;&lt;author&gt;Ren, L.&lt;/author&gt;&lt;author&gt;Spooner, W.&lt;/author&gt;&lt;author&gt;Stein, J. C.&lt;/author&gt;&lt;author&gt;Thomason, J.&lt;/author&gt;&lt;author&gt;Wei, S.&lt;/author&gt;&lt;author&gt;Ware, D.&lt;/author&gt;&lt;/authors&gt;&lt;/contributors&gt;&lt;auth-address&gt;Cold Spring Harbor Laboratory, 1 Bungtown Road, Cold Spring Harbor, NY 11724, USA. kclark@cshl.edu&lt;/auth-address&gt;&lt;titles&gt;&lt;title&gt;Gramene database in 2010: updates and extensions&lt;/title&gt;&lt;secondary-title&gt;Nucleic Acids Res&lt;/secondary-title&gt;&lt;/titles&gt;&lt;periodical&gt;&lt;full-title&gt;Nucleic Acids Res&lt;/full-title&gt;&lt;/periodical&gt;&lt;pages&gt;D1085-94&lt;/pages&gt;&lt;volume&gt;39&lt;/volume&gt;&lt;number&gt;Database issue&lt;/number&gt;&lt;edition&gt;2010/11/16&lt;/edition&gt;&lt;dates&gt;&lt;year&gt;2011&lt;/year&gt;&lt;pub-dates&gt;&lt;date&gt;Jan&lt;/date&gt;&lt;/pub-dates&gt;&lt;/dates&gt;&lt;isbn&gt;1362-4962 (Electronic)&amp;#xD;0305-1048 (Linking)&lt;/isbn&gt;&lt;accession-num&gt;21076153&lt;/accession-num&gt;&lt;urls&gt;&lt;related-urls&gt;&lt;url&gt;http://www.ncbi.nlm.nih.gov/entrez/query.fcgi?cmd=Retrieve&amp;amp;db=PubMed&amp;amp;dopt=Citation&amp;amp;list_uids=21076153&lt;/url&gt;&lt;/related-urls&gt;&lt;/urls&gt;&lt;custom2&gt;3013721&lt;/custom2&gt;&lt;electronic-resource-num&gt;gkq1148 [pii]&amp;#xD;10.1093/nar/gkq1148&lt;/electronic-resource-num&gt;&lt;language&gt;eng&lt;/language&gt;&lt;/record&gt;&lt;/Cite&gt;&lt;/EndNote&gt;</w:instrText>
      </w:r>
      <w:r>
        <w:rPr>
          <w:rFonts w:ascii="Arial" w:hAnsi="Arial" w:cs="Arial"/>
          <w:sz w:val="20"/>
          <w:szCs w:val="20"/>
        </w:rPr>
        <w:fldChar w:fldCharType="separate"/>
      </w:r>
      <w:r w:rsidR="00895897" w:rsidRPr="00895897">
        <w:rPr>
          <w:rFonts w:ascii="Arial" w:hAnsi="Arial" w:cs="Arial"/>
          <w:sz w:val="20"/>
          <w:szCs w:val="20"/>
          <w:vertAlign w:val="superscript"/>
        </w:rPr>
        <w:t>25</w:t>
      </w:r>
      <w:r>
        <w:rPr>
          <w:rFonts w:ascii="Arial" w:hAnsi="Arial" w:cs="Arial"/>
          <w:sz w:val="20"/>
          <w:szCs w:val="20"/>
        </w:rPr>
        <w:fldChar w:fldCharType="end"/>
      </w:r>
      <w:r w:rsidR="00945995" w:rsidRPr="006075CE">
        <w:rPr>
          <w:rFonts w:ascii="Arial" w:hAnsi="Arial" w:cs="Arial"/>
          <w:sz w:val="20"/>
          <w:szCs w:val="20"/>
        </w:rPr>
        <w:t>.  Our gene-level synteny build uses ortholog designations to define ancestral gene positions and reveal gene movements, duplications, and losses</w:t>
      </w:r>
      <w:r>
        <w:rPr>
          <w:rFonts w:ascii="Arial" w:hAnsi="Arial" w:cs="Arial"/>
          <w:sz w:val="20"/>
          <w:szCs w:val="20"/>
        </w:rPr>
        <w:fldChar w:fldCharType="begin">
          <w:fldData xml:space="preserve">PEVuZE5vdGU+PENpdGU+PEF1dGhvcj5TY2huYWJsZTwvQXV0aG9yPjxZZWFyPjIwMDk8L1llYXI+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</w:fldData>
        </w:fldChar>
      </w:r>
      <w:r w:rsidR="00895897">
        <w:rPr>
          <w:rFonts w:ascii="Arial" w:hAnsi="Arial" w:cs="Arial"/>
          <w:sz w:val="20"/>
          <w:szCs w:val="20"/>
        </w:rPr>
        <w:instrText xml:space="preserve"> ADDIN EN.CITE </w:instrText>
      </w:r>
      <w:r>
        <w:rPr>
          <w:rFonts w:ascii="Arial" w:hAnsi="Arial" w:cs="Arial"/>
          <w:sz w:val="20"/>
          <w:szCs w:val="20"/>
        </w:rPr>
        <w:fldChar w:fldCharType="begin">
          <w:fldData xml:space="preserve">PEVuZE5vdGU+PENpdGU+PEF1dGhvcj5TY2huYWJsZTwvQXV0aG9yPjxZZWFyPjIwMDk8L1llYXI+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</w:fldData>
        </w:fldChar>
      </w:r>
      <w:r w:rsidR="00895897">
        <w:rPr>
          <w:rFonts w:ascii="Arial" w:hAnsi="Arial" w:cs="Arial"/>
          <w:sz w:val="20"/>
          <w:szCs w:val="20"/>
        </w:rPr>
        <w:instrText xml:space="preserve"> ADDIN EN.CITE.DATA </w:instrText>
      </w:r>
      <w:r>
        <w:rPr>
          <w:rFonts w:ascii="Arial" w:hAnsi="Arial" w:cs="Arial"/>
          <w:sz w:val="20"/>
          <w:szCs w:val="20"/>
        </w:rPr>
      </w:r>
      <w:r>
        <w:rPr>
          <w:rFonts w:ascii="Arial" w:hAnsi="Arial" w:cs="Arial"/>
          <w:sz w:val="20"/>
          <w:szCs w:val="20"/>
        </w:rPr>
        <w:fldChar w:fldCharType="end"/>
      </w:r>
      <w:r>
        <w:rPr>
          <w:rFonts w:ascii="Arial" w:hAnsi="Arial" w:cs="Arial"/>
          <w:sz w:val="20"/>
          <w:szCs w:val="20"/>
        </w:rPr>
      </w:r>
      <w:r>
        <w:rPr>
          <w:rFonts w:ascii="Arial" w:hAnsi="Arial" w:cs="Arial"/>
          <w:sz w:val="20"/>
          <w:szCs w:val="20"/>
        </w:rPr>
        <w:fldChar w:fldCharType="separate"/>
      </w:r>
      <w:r w:rsidR="00895897" w:rsidRPr="00895897">
        <w:rPr>
          <w:rFonts w:ascii="Arial" w:hAnsi="Arial" w:cs="Arial"/>
          <w:sz w:val="20"/>
          <w:szCs w:val="20"/>
          <w:vertAlign w:val="superscript"/>
        </w:rPr>
        <w:t>7</w:t>
      </w:r>
      <w:r>
        <w:rPr>
          <w:rFonts w:ascii="Arial" w:hAnsi="Arial" w:cs="Arial"/>
          <w:sz w:val="20"/>
          <w:szCs w:val="20"/>
        </w:rPr>
        <w:fldChar w:fldCharType="end"/>
      </w:r>
      <w:r w:rsidR="00945995" w:rsidRPr="006075CE">
        <w:rPr>
          <w:rFonts w:ascii="Arial" w:hAnsi="Arial" w:cs="Arial"/>
          <w:sz w:val="20"/>
          <w:szCs w:val="20"/>
        </w:rPr>
        <w:t xml:space="preserve"> (Fig. </w:t>
      </w:r>
      <w:r w:rsidR="001B7418">
        <w:rPr>
          <w:rFonts w:ascii="Arial" w:hAnsi="Arial" w:cs="Arial"/>
          <w:sz w:val="20"/>
          <w:szCs w:val="20"/>
        </w:rPr>
        <w:t>7</w:t>
      </w:r>
      <w:r w:rsidR="00945995" w:rsidRPr="006075CE">
        <w:rPr>
          <w:rFonts w:ascii="Arial" w:hAnsi="Arial" w:cs="Arial"/>
          <w:sz w:val="20"/>
          <w:szCs w:val="20"/>
        </w:rPr>
        <w:t xml:space="preserve">).  </w:t>
      </w:r>
      <w:r w:rsidR="00945995">
        <w:rPr>
          <w:rFonts w:ascii="Arial" w:hAnsi="Arial" w:cs="Arial"/>
          <w:sz w:val="20"/>
          <w:szCs w:val="20"/>
        </w:rPr>
        <w:t>We</w:t>
      </w:r>
      <w:r w:rsidR="00945995" w:rsidRPr="006075CE">
        <w:rPr>
          <w:rFonts w:ascii="Arial" w:hAnsi="Arial" w:cs="Arial"/>
          <w:sz w:val="20"/>
          <w:szCs w:val="20"/>
        </w:rPr>
        <w:t xml:space="preserve"> have also developed methods to identify tandemly duplicated genes</w:t>
      </w:r>
      <w:r w:rsidR="00945995">
        <w:rPr>
          <w:rFonts w:ascii="Arial" w:hAnsi="Arial" w:cs="Arial"/>
          <w:sz w:val="20"/>
          <w:szCs w:val="20"/>
        </w:rPr>
        <w:t xml:space="preserve"> and whole genome duplications with gene-level classification of homeologs </w:t>
      </w:r>
      <w:r>
        <w:rPr>
          <w:rFonts w:ascii="Arial" w:hAnsi="Arial" w:cs="Arial"/>
          <w:sz w:val="20"/>
          <w:szCs w:val="20"/>
        </w:rPr>
        <w:fldChar w:fldCharType="begin">
          <w:fldData xml:space="preserve">PEVuZE5vdGU+PENpdGU+PEF1dGhvcj5Td2Fuc29uLVdhZ25lcjwvQXV0aG9yPjxZZWFyPjIwMTA8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</w:fldData>
        </w:fldChar>
      </w:r>
      <w:r w:rsidR="00895897">
        <w:rPr>
          <w:rFonts w:ascii="Arial" w:hAnsi="Arial" w:cs="Arial"/>
          <w:sz w:val="20"/>
          <w:szCs w:val="20"/>
        </w:rPr>
        <w:instrText xml:space="preserve"> ADDIN EN.CITE </w:instrText>
      </w:r>
      <w:r>
        <w:rPr>
          <w:rFonts w:ascii="Arial" w:hAnsi="Arial" w:cs="Arial"/>
          <w:sz w:val="20"/>
          <w:szCs w:val="20"/>
        </w:rPr>
        <w:fldChar w:fldCharType="begin">
          <w:fldData xml:space="preserve">PEVuZE5vdGU+PENpdGU+PEF1dGhvcj5Td2Fuc29uLVdhZ25lcjwvQXV0aG9yPjxZZWFyPjIwMTA8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</w:fldData>
        </w:fldChar>
      </w:r>
      <w:r w:rsidR="00895897">
        <w:rPr>
          <w:rFonts w:ascii="Arial" w:hAnsi="Arial" w:cs="Arial"/>
          <w:sz w:val="20"/>
          <w:szCs w:val="20"/>
        </w:rPr>
        <w:instrText xml:space="preserve"> ADDIN EN.CITE.DATA </w:instrText>
      </w:r>
      <w:r>
        <w:rPr>
          <w:rFonts w:ascii="Arial" w:hAnsi="Arial" w:cs="Arial"/>
          <w:sz w:val="20"/>
          <w:szCs w:val="20"/>
        </w:rPr>
      </w:r>
      <w:r>
        <w:rPr>
          <w:rFonts w:ascii="Arial" w:hAnsi="Arial" w:cs="Arial"/>
          <w:sz w:val="20"/>
          <w:szCs w:val="20"/>
        </w:rPr>
        <w:fldChar w:fldCharType="end"/>
      </w:r>
      <w:r>
        <w:rPr>
          <w:rFonts w:ascii="Arial" w:hAnsi="Arial" w:cs="Arial"/>
          <w:sz w:val="20"/>
          <w:szCs w:val="20"/>
        </w:rPr>
      </w:r>
      <w:r>
        <w:rPr>
          <w:rFonts w:ascii="Arial" w:hAnsi="Arial" w:cs="Arial"/>
          <w:sz w:val="20"/>
          <w:szCs w:val="20"/>
        </w:rPr>
        <w:fldChar w:fldCharType="separate"/>
      </w:r>
      <w:r w:rsidR="00895897" w:rsidRPr="00895897">
        <w:rPr>
          <w:rFonts w:ascii="Arial" w:hAnsi="Arial" w:cs="Arial"/>
          <w:sz w:val="20"/>
          <w:szCs w:val="20"/>
          <w:vertAlign w:val="superscript"/>
        </w:rPr>
        <w:t>7,35</w:t>
      </w:r>
      <w:r>
        <w:rPr>
          <w:rFonts w:ascii="Arial" w:hAnsi="Arial" w:cs="Arial"/>
          <w:sz w:val="20"/>
          <w:szCs w:val="20"/>
        </w:rPr>
        <w:fldChar w:fldCharType="end"/>
      </w:r>
      <w:r w:rsidR="009E6C75">
        <w:rPr>
          <w:rFonts w:ascii="Arial" w:hAnsi="Arial" w:cs="Arial"/>
          <w:sz w:val="20"/>
          <w:szCs w:val="20"/>
        </w:rPr>
        <w:t>.</w:t>
      </w:r>
      <w:r w:rsidR="00945995" w:rsidRPr="006075CE" w:rsidDel="0013575C">
        <w:rPr>
          <w:rFonts w:ascii="Arial" w:hAnsi="Arial" w:cs="Arial"/>
          <w:sz w:val="20"/>
          <w:szCs w:val="20"/>
        </w:rPr>
        <w:t xml:space="preserve"> </w:t>
      </w:r>
    </w:p>
    <w:p w:rsidR="00B94800" w:rsidRDefault="00945995">
      <w:pPr>
        <w:spacing w:before="120" w:after="100"/>
        <w:rPr>
          <w:rFonts w:ascii="Arial" w:hAnsi="Arial" w:cs="Arial"/>
          <w:sz w:val="20"/>
          <w:szCs w:val="20"/>
        </w:rPr>
      </w:pPr>
      <w:r w:rsidRPr="006075CE">
        <w:rPr>
          <w:rFonts w:ascii="Arial" w:hAnsi="Arial" w:cs="Arial"/>
          <w:sz w:val="20"/>
          <w:szCs w:val="20"/>
        </w:rPr>
        <w:t xml:space="preserve">Complementing phylogenetic analysis, Gramene </w:t>
      </w:r>
      <w:r>
        <w:rPr>
          <w:rFonts w:ascii="Arial" w:hAnsi="Arial" w:cs="Arial"/>
          <w:sz w:val="20"/>
          <w:szCs w:val="20"/>
        </w:rPr>
        <w:t>displays pairwise</w:t>
      </w:r>
      <w:r w:rsidRPr="006075CE">
        <w:rPr>
          <w:rFonts w:ascii="Arial" w:hAnsi="Arial" w:cs="Arial"/>
          <w:sz w:val="20"/>
          <w:szCs w:val="20"/>
        </w:rPr>
        <w:t xml:space="preserve"> whole genome alignments</w:t>
      </w:r>
      <w:r w:rsidRPr="006075CE" w:rsidDel="00131A15">
        <w:rPr>
          <w:rFonts w:ascii="Arial" w:hAnsi="Arial" w:cs="Arial"/>
          <w:sz w:val="20"/>
          <w:szCs w:val="20"/>
        </w:rPr>
        <w:t xml:space="preserve"> </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&lt;EndNote&gt;&lt;Cite&gt;&lt;Author&gt;Kent&lt;/Author&gt;&lt;Year&gt;2002&lt;/Year&gt;&lt;RecNum&gt;19&lt;/RecNum&gt;&lt;record&gt;&lt;rec-number&gt;19&lt;/rec-number&gt;&lt;foreign-keys&gt;&lt;key app="EN" db-id="p90xfdxr0d9z96extd1xvz2e02ast52rvfee"&gt;19&lt;/key&gt;&lt;/foreign-keys&gt;&lt;ref-type name="Journal Article"&gt;17&lt;/ref-type&gt;&lt;contributors&gt;&lt;authors&gt;&lt;author&gt;Kent, W. J.&lt;/author&gt;&lt;/authors&gt;&lt;/contributors&gt;&lt;auth-address&gt;Department of Biology and Center for Molecular Biology of RNA, University of California-Santa Cruz, Santa Cruz, CA 95064, USA. kent@biology.ucsc.edu&lt;/auth-address&gt;&lt;titles&gt;&lt;title&gt;BLAT--the BLAST-like alignment tool&lt;/title&gt;&lt;secondary-title&gt;Genome Res&lt;/secondary-title&gt;&lt;/titles&gt;&lt;periodical&gt;&lt;full-title&gt;Genome Res&lt;/full-title&gt;&lt;/periodical&gt;&lt;pages&gt;656-64&lt;/pages&gt;&lt;volume&gt;12&lt;/volume&gt;&lt;number&gt;4&lt;/number&gt;&lt;edition&gt;2002/04/05&lt;/edition&gt;&lt;keywords&gt;&lt;keyword&gt;Animals&lt;/keyword&gt;&lt;keyword&gt;Computational Biology/*methods/statistics &amp;amp; numerical data&lt;/keyword&gt;&lt;keyword&gt;DNA/genetics&lt;/keyword&gt;&lt;keyword&gt;Humans&lt;/keyword&gt;&lt;keyword&gt;Mice&lt;/keyword&gt;&lt;keyword&gt;Protein Biosynthesis&lt;/keyword&gt;&lt;keyword&gt;Proteins/chemistry&lt;/keyword&gt;&lt;keyword&gt;RNA, Messenger/genetics&lt;/keyword&gt;&lt;keyword&gt;Sequence Alignment/*methods/statistics &amp;amp; numerical data&lt;/keyword&gt;&lt;keyword&gt;*Software&lt;/keyword&gt;&lt;/keywords&gt;&lt;dates&gt;&lt;year&gt;2002&lt;/year&gt;&lt;pub-dates&gt;&lt;date&gt;Apr&lt;/date&gt;&lt;/pub-dates&gt;&lt;/dates&gt;&lt;isbn&gt;1088-9051 (Print)&amp;#xD;1088-9051 (Linking)&lt;/isbn&gt;&lt;accession-num&gt;11932250&lt;/accession-num&gt;&lt;urls&gt;&lt;related-urls&gt;&lt;url&gt;http://www.ncbi.nlm.nih.gov/entrez/query.fcgi?cmd=Retrieve&amp;amp;db=PubMed&amp;amp;dopt=Citation&amp;amp;list_uids=11932250&lt;/url&gt;&lt;/related-urls&gt;&lt;/urls&gt;&lt;custom2&gt;187518&lt;/custom2&gt;&lt;electronic-resource-num&gt;10.1101/gr.229202. Article published online before March 2002&lt;/electronic-resource-num&gt;&lt;language&gt;eng&lt;/language&gt;&lt;/record&gt;&lt;/Cite&gt;&lt;/EndNote&gt;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49</w:t>
      </w:r>
      <w:r w:rsidR="00BF6FE4">
        <w:rPr>
          <w:rFonts w:ascii="Arial" w:hAnsi="Arial" w:cs="Arial"/>
          <w:sz w:val="20"/>
          <w:szCs w:val="20"/>
        </w:rPr>
        <w:fldChar w:fldCharType="end"/>
      </w:r>
      <w:r w:rsidR="009E6C75">
        <w:rPr>
          <w:rFonts w:ascii="Arial" w:hAnsi="Arial" w:cs="Arial"/>
          <w:sz w:val="20"/>
          <w:szCs w:val="20"/>
        </w:rPr>
        <w:t>.</w:t>
      </w:r>
      <w:r>
        <w:rPr>
          <w:rFonts w:ascii="Arial" w:hAnsi="Arial" w:cs="Arial"/>
          <w:sz w:val="20"/>
          <w:szCs w:val="20"/>
        </w:rPr>
        <w:t xml:space="preserve"> </w:t>
      </w:r>
      <w:r w:rsidR="00563E37">
        <w:rPr>
          <w:rFonts w:ascii="Arial" w:hAnsi="Arial" w:cs="Arial"/>
          <w:sz w:val="20"/>
          <w:szCs w:val="20"/>
        </w:rPr>
        <w:t xml:space="preserve"> </w:t>
      </w:r>
      <w:r w:rsidRPr="006075CE">
        <w:rPr>
          <w:rFonts w:ascii="Arial" w:hAnsi="Arial" w:cs="Arial"/>
          <w:sz w:val="20"/>
          <w:szCs w:val="20"/>
        </w:rPr>
        <w:t xml:space="preserve">Multiple sequence alignments are performed using the Enredo-Pecan-Ortheus (EPO) method, which </w:t>
      </w:r>
      <w:r w:rsidR="009E6C75">
        <w:rPr>
          <w:rFonts w:ascii="Arial" w:hAnsi="Arial" w:cs="Arial"/>
          <w:sz w:val="20"/>
          <w:szCs w:val="20"/>
        </w:rPr>
        <w:t>shows</w:t>
      </w:r>
      <w:r w:rsidR="009E6C75" w:rsidRPr="006075CE">
        <w:rPr>
          <w:rFonts w:ascii="Arial" w:hAnsi="Arial" w:cs="Arial"/>
          <w:sz w:val="20"/>
          <w:szCs w:val="20"/>
        </w:rPr>
        <w:t xml:space="preserve"> </w:t>
      </w:r>
      <w:r w:rsidRPr="006075CE">
        <w:rPr>
          <w:rFonts w:ascii="Arial" w:hAnsi="Arial" w:cs="Arial"/>
          <w:sz w:val="20"/>
          <w:szCs w:val="20"/>
        </w:rPr>
        <w:t>the history of genome rearrangements via ancestral genome reconstruction</w:t>
      </w:r>
      <w:r w:rsidR="00BF6FE4">
        <w:rPr>
          <w:rFonts w:ascii="Arial" w:hAnsi="Arial" w:cs="Arial"/>
          <w:sz w:val="20"/>
          <w:szCs w:val="20"/>
        </w:rPr>
        <w:fldChar w:fldCharType="begin">
          <w:fldData xml:space="preserve">PEVuZE5vdGU+PENpdGU+PEF1dGhvcj5QYXRlbjwvQXV0aG9yPjxZZWFyPjIwMDg8L1llYXI+PFJl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PEVuZE5vdGU+PENpdGU+PEF1dGhvcj5QYXRlbjwvQXV0aG9yPjxZZWFyPjIwMDg8L1llYXI+PFJl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100</w:t>
      </w:r>
      <w:r w:rsidR="00BF6FE4">
        <w:rPr>
          <w:rFonts w:ascii="Arial" w:hAnsi="Arial" w:cs="Arial"/>
          <w:sz w:val="20"/>
          <w:szCs w:val="20"/>
        </w:rPr>
        <w:fldChar w:fldCharType="end"/>
      </w:r>
      <w:r w:rsidRPr="006075CE">
        <w:rPr>
          <w:rFonts w:ascii="Arial" w:hAnsi="Arial" w:cs="Arial"/>
          <w:sz w:val="20"/>
          <w:szCs w:val="20"/>
        </w:rPr>
        <w:t xml:space="preserve">. </w:t>
      </w:r>
      <w:r w:rsidR="009E6C75">
        <w:rPr>
          <w:rFonts w:ascii="Arial" w:hAnsi="Arial" w:cs="Arial"/>
          <w:sz w:val="20"/>
          <w:szCs w:val="20"/>
        </w:rPr>
        <w:t xml:space="preserve"> </w:t>
      </w:r>
      <w:r w:rsidRPr="006075CE">
        <w:rPr>
          <w:rFonts w:ascii="Arial" w:hAnsi="Arial" w:cs="Arial"/>
          <w:sz w:val="20"/>
          <w:szCs w:val="20"/>
        </w:rPr>
        <w:t>These alignments provide the basis for detecting evolutionarily constrained elements within coding and non-coding regions using GERP</w:t>
      </w:r>
      <w:r w:rsidR="00BF6FE4">
        <w:rPr>
          <w:rFonts w:ascii="Arial" w:hAnsi="Arial" w:cs="Arial"/>
          <w:sz w:val="20"/>
          <w:szCs w:val="20"/>
        </w:rPr>
        <w:fldChar w:fldCharType="begin">
          <w:fldData xml:space="preserve">PEVuZE5vdGU+PENpdGU+PEF1dGhvcj5Db29wZXI8L0F1dGhvcj48WWVhcj4yMDAzPC9ZZWFyPjxS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PEVuZE5vdGU+PENpdGU+PEF1dGhvcj5Db29wZXI8L0F1dGhvcj48WWVhcj4yMDAzPC9ZZWFyPjxS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101,102</w:t>
      </w:r>
      <w:r w:rsidR="00BF6FE4">
        <w:rPr>
          <w:rFonts w:ascii="Arial" w:hAnsi="Arial" w:cs="Arial"/>
          <w:sz w:val="20"/>
          <w:szCs w:val="20"/>
        </w:rPr>
        <w:fldChar w:fldCharType="end"/>
      </w:r>
      <w:r w:rsidRPr="006075CE">
        <w:rPr>
          <w:rFonts w:ascii="Arial" w:hAnsi="Arial" w:cs="Arial"/>
          <w:sz w:val="20"/>
          <w:szCs w:val="20"/>
        </w:rPr>
        <w:t xml:space="preserve">. </w:t>
      </w:r>
    </w:p>
    <w:p w:rsidR="00B94800" w:rsidRDefault="00BF6FE4">
      <w:pPr>
        <w:spacing w:before="120" w:after="100"/>
        <w:rPr>
          <w:rFonts w:ascii="Arial" w:hAnsi="Arial" w:cs="Arial"/>
          <w:i/>
          <w:sz w:val="20"/>
          <w:szCs w:val="20"/>
        </w:rPr>
      </w:pPr>
      <w:r w:rsidRPr="00BF6FE4">
        <w:rPr>
          <w:rFonts w:ascii="Arial" w:hAnsi="Arial" w:cs="Arial"/>
          <w:sz w:val="20"/>
          <w:szCs w:val="20"/>
        </w:rPr>
        <w:pict>
          <v:shape id="_x0000_s1093" type="#_x0000_t202" style="position:absolute;margin-left:270pt;margin-top:38.85pt;width:193.55pt;height:179.6pt;z-index:-251650560;mso-width-relative:margin;mso-height-relative:margin" wrapcoords="-66 -74 -66 21526 21666 21526 21666 -74 -66 -74">
            <v:textbox style="mso-next-textbox:#_x0000_s1093">
              <w:txbxContent>
                <w:p w:rsidR="00596B8D" w:rsidRPr="007C59D4" w:rsidRDefault="00596B8D" w:rsidP="007C59D4">
                  <w:pPr>
                    <w:keepNext/>
                    <w:spacing w:after="0" w:line="240" w:lineRule="auto"/>
                    <w:rPr>
                      <w:rFonts w:ascii="Arial" w:hAnsi="Arial"/>
                    </w:rPr>
                  </w:pPr>
                  <w:r w:rsidRPr="007C59D4">
                    <w:rPr>
                      <w:rFonts w:ascii="Arial" w:hAnsi="Arial"/>
                    </w:rPr>
                    <w:drawing>
                      <wp:inline distT="0" distB="0" distL="0" distR="0">
                        <wp:extent cx="2209800" cy="1729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09800" cy="1729740"/>
                                </a:xfrm>
                                <a:prstGeom prst="rect">
                                  <a:avLst/>
                                </a:prstGeom>
                                <a:noFill/>
                                <a:ln>
                                  <a:noFill/>
                                </a:ln>
                              </pic:spPr>
                            </pic:pic>
                          </a:graphicData>
                        </a:graphic>
                      </wp:inline>
                    </w:drawing>
                  </w:r>
                </w:p>
                <w:p w:rsidR="00596B8D" w:rsidRPr="007C59D4" w:rsidRDefault="00596B8D" w:rsidP="007C59D4">
                  <w:pPr>
                    <w:pStyle w:val="Caption"/>
                    <w:spacing w:after="0"/>
                    <w:rPr>
                      <w:rFonts w:ascii="Arial" w:hAnsi="Arial"/>
                      <w:b w:val="0"/>
                      <w:color w:val="auto"/>
                    </w:rPr>
                  </w:pPr>
                  <w:r w:rsidRPr="007C59D4">
                    <w:rPr>
                      <w:rFonts w:ascii="Arial" w:hAnsi="Arial"/>
                      <w:b w:val="0"/>
                      <w:color w:val="auto"/>
                    </w:rPr>
                    <w:t xml:space="preserve">Figure </w:t>
                  </w:r>
                  <w:r w:rsidR="00EA1DC3">
                    <w:rPr>
                      <w:rFonts w:ascii="Arial" w:hAnsi="Arial"/>
                      <w:b w:val="0"/>
                      <w:color w:val="auto"/>
                    </w:rPr>
                    <w:t>8</w:t>
                  </w:r>
                  <w:r w:rsidRPr="007C59D4">
                    <w:rPr>
                      <w:rFonts w:ascii="Arial" w:hAnsi="Arial"/>
                      <w:b w:val="0"/>
                      <w:color w:val="auto"/>
                    </w:rPr>
                    <w:t>: Two rice genes (top track) whose putative homologs were possibly missed in Brachypodium (bottom).</w:t>
                  </w:r>
                </w:p>
                <w:p w:rsidR="00596B8D" w:rsidRPr="007C59D4" w:rsidRDefault="00596B8D" w:rsidP="007C59D4">
                  <w:pPr>
                    <w:pStyle w:val="Caption"/>
                    <w:rPr>
                      <w:rFonts w:ascii="Arial" w:hAnsi="Arial"/>
                      <w:b w:val="0"/>
                      <w:color w:val="auto"/>
                    </w:rPr>
                  </w:pPr>
                </w:p>
                <w:p w:rsidR="00596B8D" w:rsidRPr="007C59D4" w:rsidRDefault="00596B8D" w:rsidP="007C59D4">
                  <w:pPr>
                    <w:spacing w:after="0" w:line="240" w:lineRule="auto"/>
                    <w:rPr>
                      <w:rFonts w:ascii="Arial" w:hAnsi="Arial"/>
                    </w:rPr>
                  </w:pPr>
                </w:p>
              </w:txbxContent>
            </v:textbox>
            <w10:wrap type="tight"/>
          </v:shape>
        </w:pict>
      </w:r>
      <w:r w:rsidR="00945995" w:rsidRPr="006075CE">
        <w:rPr>
          <w:rFonts w:ascii="Arial" w:hAnsi="Arial" w:cs="Arial"/>
          <w:i/>
          <w:sz w:val="20"/>
          <w:szCs w:val="20"/>
        </w:rPr>
        <w:t xml:space="preserve">Phylogenomic descriptors: </w:t>
      </w:r>
      <w:r w:rsidR="00945995" w:rsidRPr="006075CE">
        <w:rPr>
          <w:rFonts w:ascii="Arial" w:hAnsi="Arial" w:cs="Arial"/>
          <w:sz w:val="20"/>
          <w:szCs w:val="20"/>
        </w:rPr>
        <w:t xml:space="preserve"> Output from phylogenomic and comparative analysis will be incorporated into a structured vocabulary that describes gene origins and inter-relationships.  Classifications will include ortholog, paralog, syntelog, homoeolog, moved</w:t>
      </w:r>
      <w:r w:rsidR="009E6C75">
        <w:rPr>
          <w:rFonts w:ascii="Arial" w:hAnsi="Arial" w:cs="Arial"/>
          <w:sz w:val="20"/>
          <w:szCs w:val="20"/>
        </w:rPr>
        <w:t xml:space="preserve"> </w:t>
      </w:r>
      <w:r w:rsidR="00945995" w:rsidRPr="006075CE">
        <w:rPr>
          <w:rFonts w:ascii="Arial" w:hAnsi="Arial" w:cs="Arial"/>
          <w:sz w:val="20"/>
          <w:szCs w:val="20"/>
        </w:rPr>
        <w:t xml:space="preserve">gene, and tandem duplications that relate one gene to another.  The goal is to enable integration of these properties within other Gramene interfaces, such as the browser, phylogenetic trees, gene-centered pages, Reactome, and Atlas.  </w:t>
      </w:r>
      <w:r w:rsidR="00945995">
        <w:rPr>
          <w:rFonts w:ascii="Arial" w:hAnsi="Arial" w:cs="Arial"/>
          <w:sz w:val="20"/>
          <w:szCs w:val="20"/>
        </w:rPr>
        <w:t xml:space="preserve">An example application would be the study of </w:t>
      </w:r>
      <w:r w:rsidR="00945995" w:rsidRPr="006075CE">
        <w:rPr>
          <w:rFonts w:ascii="Arial" w:hAnsi="Arial" w:cs="Arial"/>
          <w:sz w:val="20"/>
          <w:szCs w:val="20"/>
        </w:rPr>
        <w:t xml:space="preserve">regulatory subfunctionalization and neofunctionalization </w:t>
      </w:r>
      <w:r w:rsidR="00945995">
        <w:rPr>
          <w:rFonts w:ascii="Arial" w:hAnsi="Arial" w:cs="Arial"/>
          <w:sz w:val="20"/>
          <w:szCs w:val="20"/>
        </w:rPr>
        <w:t>by integration with expression data.</w:t>
      </w:r>
      <w:r w:rsidR="00945995" w:rsidRPr="006075CE">
        <w:rPr>
          <w:rFonts w:ascii="Arial" w:hAnsi="Arial" w:cs="Arial"/>
          <w:sz w:val="20"/>
          <w:szCs w:val="20"/>
        </w:rPr>
        <w:t xml:space="preserve"> </w:t>
      </w:r>
    </w:p>
    <w:p w:rsidR="00B94800" w:rsidRDefault="00945995">
      <w:pPr>
        <w:spacing w:before="120" w:after="100"/>
        <w:rPr>
          <w:rFonts w:ascii="Arial" w:hAnsi="Arial" w:cs="Arial"/>
          <w:sz w:val="20"/>
          <w:szCs w:val="20"/>
        </w:rPr>
      </w:pPr>
      <w:r w:rsidRPr="006075CE">
        <w:rPr>
          <w:rFonts w:ascii="Arial" w:hAnsi="Arial" w:cs="Arial"/>
          <w:sz w:val="20"/>
          <w:szCs w:val="20"/>
        </w:rPr>
        <w:t>Comparative genomics offers great potential for cross-annotation of genomes over ancestrally derived regions but has generally been underutilized.  An immediate application is the detection of overlooked genes where an aligned region is annotated in one genome but not in another</w:t>
      </w:r>
      <w:r w:rsidR="00BC61E4">
        <w:rPr>
          <w:rFonts w:ascii="Arial" w:hAnsi="Arial" w:cs="Arial"/>
          <w:sz w:val="20"/>
          <w:szCs w:val="20"/>
        </w:rPr>
        <w:t xml:space="preserve">.  </w:t>
      </w:r>
      <w:r w:rsidRPr="006075CE">
        <w:rPr>
          <w:rFonts w:ascii="Arial" w:hAnsi="Arial" w:cs="Arial"/>
          <w:sz w:val="20"/>
          <w:szCs w:val="20"/>
        </w:rPr>
        <w:t xml:space="preserve">Gramene </w:t>
      </w:r>
      <w:r w:rsidR="002B7D04">
        <w:rPr>
          <w:rFonts w:ascii="Arial" w:hAnsi="Arial" w:cs="Arial"/>
          <w:sz w:val="20"/>
          <w:szCs w:val="20"/>
        </w:rPr>
        <w:t xml:space="preserve">additionally </w:t>
      </w:r>
      <w:r>
        <w:rPr>
          <w:rFonts w:ascii="Arial" w:hAnsi="Arial" w:cs="Arial"/>
          <w:sz w:val="20"/>
          <w:szCs w:val="20"/>
        </w:rPr>
        <w:t xml:space="preserve">employs a method to </w:t>
      </w:r>
      <w:r w:rsidRPr="006075CE">
        <w:rPr>
          <w:rFonts w:ascii="Arial" w:hAnsi="Arial" w:cs="Arial"/>
          <w:sz w:val="20"/>
          <w:szCs w:val="20"/>
        </w:rPr>
        <w:t>detect putative split gene models</w:t>
      </w:r>
      <w:r>
        <w:rPr>
          <w:rFonts w:ascii="Arial" w:hAnsi="Arial" w:cs="Arial"/>
          <w:sz w:val="20"/>
          <w:szCs w:val="20"/>
        </w:rPr>
        <w:t xml:space="preserve"> based on inconsistencies between gene tree and protein multisequence alignment</w:t>
      </w:r>
      <w:r w:rsidRPr="006075CE">
        <w:rPr>
          <w:rFonts w:ascii="Arial" w:hAnsi="Arial" w:cs="Arial"/>
          <w:sz w:val="20"/>
          <w:szCs w:val="20"/>
        </w:rPr>
        <w:t xml:space="preserve">.  Over 4,700 putative split models were detected in Gramene Release 31, ranging from 101 in </w:t>
      </w:r>
      <w:r w:rsidRPr="006075CE">
        <w:rPr>
          <w:rFonts w:ascii="Arial" w:hAnsi="Arial" w:cs="Arial"/>
          <w:i/>
          <w:sz w:val="20"/>
          <w:szCs w:val="20"/>
        </w:rPr>
        <w:t>Brachypodium</w:t>
      </w:r>
      <w:r w:rsidRPr="006075CE">
        <w:rPr>
          <w:rFonts w:ascii="Arial" w:hAnsi="Arial" w:cs="Arial"/>
          <w:sz w:val="20"/>
          <w:szCs w:val="20"/>
        </w:rPr>
        <w:t xml:space="preserve"> to 1</w:t>
      </w:r>
      <w:r w:rsidR="009E6C75">
        <w:rPr>
          <w:rFonts w:ascii="Arial" w:hAnsi="Arial" w:cs="Arial"/>
          <w:sz w:val="20"/>
          <w:szCs w:val="20"/>
        </w:rPr>
        <w:t>,</w:t>
      </w:r>
      <w:r w:rsidRPr="006075CE">
        <w:rPr>
          <w:rFonts w:ascii="Arial" w:hAnsi="Arial" w:cs="Arial"/>
          <w:sz w:val="20"/>
          <w:szCs w:val="20"/>
        </w:rPr>
        <w:t xml:space="preserve">181 in poplar. </w:t>
      </w:r>
      <w:r w:rsidR="009E6C75">
        <w:rPr>
          <w:rFonts w:ascii="Arial" w:hAnsi="Arial" w:cs="Arial"/>
          <w:sz w:val="20"/>
          <w:szCs w:val="20"/>
        </w:rPr>
        <w:t xml:space="preserve"> </w:t>
      </w:r>
      <w:r w:rsidRPr="006075CE">
        <w:rPr>
          <w:rFonts w:ascii="Arial" w:hAnsi="Arial" w:cs="Arial"/>
          <w:sz w:val="20"/>
          <w:szCs w:val="20"/>
        </w:rPr>
        <w:t>We will develop pipelines to flag potential mis-annotations and provide these to community annotation projects on a collaborative basis</w:t>
      </w:r>
    </w:p>
    <w:p w:rsidR="00B94800" w:rsidRDefault="00945995">
      <w:pPr>
        <w:spacing w:before="120" w:after="100"/>
        <w:rPr>
          <w:rFonts w:ascii="Arial" w:hAnsi="Arial" w:cs="Arial"/>
          <w:i/>
          <w:sz w:val="20"/>
          <w:szCs w:val="20"/>
        </w:rPr>
      </w:pPr>
      <w:r w:rsidRPr="006075CE">
        <w:rPr>
          <w:rFonts w:ascii="Arial" w:hAnsi="Arial" w:cs="Arial"/>
          <w:i/>
          <w:sz w:val="20"/>
          <w:szCs w:val="20"/>
        </w:rPr>
        <w:lastRenderedPageBreak/>
        <w:t xml:space="preserve">Deliverables: 1) Phylogenetic </w:t>
      </w:r>
      <w:r w:rsidR="009E6C75">
        <w:rPr>
          <w:rFonts w:ascii="Arial" w:hAnsi="Arial" w:cs="Arial"/>
          <w:i/>
          <w:sz w:val="20"/>
          <w:szCs w:val="20"/>
        </w:rPr>
        <w:t>g</w:t>
      </w:r>
      <w:r w:rsidRPr="006075CE">
        <w:rPr>
          <w:rFonts w:ascii="Arial" w:hAnsi="Arial" w:cs="Arial"/>
          <w:i/>
          <w:sz w:val="20"/>
          <w:szCs w:val="20"/>
        </w:rPr>
        <w:t xml:space="preserve">ene trees 2) </w:t>
      </w:r>
      <w:r w:rsidR="00912B7E">
        <w:rPr>
          <w:rFonts w:ascii="Arial" w:hAnsi="Arial" w:cs="Arial"/>
          <w:i/>
          <w:sz w:val="20"/>
          <w:szCs w:val="20"/>
        </w:rPr>
        <w:t>w</w:t>
      </w:r>
      <w:r w:rsidRPr="006075CE">
        <w:rPr>
          <w:rFonts w:ascii="Arial" w:hAnsi="Arial" w:cs="Arial"/>
          <w:i/>
          <w:sz w:val="20"/>
          <w:szCs w:val="20"/>
        </w:rPr>
        <w:t xml:space="preserve">hole </w:t>
      </w:r>
      <w:r w:rsidR="009E6C75">
        <w:rPr>
          <w:rFonts w:ascii="Arial" w:hAnsi="Arial" w:cs="Arial"/>
          <w:i/>
          <w:sz w:val="20"/>
          <w:szCs w:val="20"/>
        </w:rPr>
        <w:t>g</w:t>
      </w:r>
      <w:r w:rsidRPr="006075CE">
        <w:rPr>
          <w:rFonts w:ascii="Arial" w:hAnsi="Arial" w:cs="Arial"/>
          <w:i/>
          <w:sz w:val="20"/>
          <w:szCs w:val="20"/>
        </w:rPr>
        <w:t>enome alignments</w:t>
      </w:r>
      <w:r w:rsidR="00912B7E">
        <w:rPr>
          <w:rFonts w:ascii="Arial" w:hAnsi="Arial" w:cs="Arial"/>
          <w:i/>
          <w:sz w:val="20"/>
          <w:szCs w:val="20"/>
        </w:rPr>
        <w:t xml:space="preserve"> and </w:t>
      </w:r>
      <w:r w:rsidRPr="006075CE">
        <w:rPr>
          <w:rFonts w:ascii="Arial" w:hAnsi="Arial" w:cs="Arial"/>
          <w:i/>
          <w:sz w:val="20"/>
          <w:szCs w:val="20"/>
        </w:rPr>
        <w:t xml:space="preserve"> 3) </w:t>
      </w:r>
      <w:r w:rsidR="00912B7E">
        <w:rPr>
          <w:rFonts w:ascii="Arial" w:hAnsi="Arial" w:cs="Arial"/>
          <w:i/>
          <w:sz w:val="20"/>
          <w:szCs w:val="20"/>
        </w:rPr>
        <w:t>s</w:t>
      </w:r>
      <w:r w:rsidRPr="006075CE">
        <w:rPr>
          <w:rFonts w:ascii="Arial" w:hAnsi="Arial" w:cs="Arial"/>
          <w:i/>
          <w:sz w:val="20"/>
          <w:szCs w:val="20"/>
        </w:rPr>
        <w:t>ynteny analysis within the dicot and monocot clades</w:t>
      </w:r>
      <w:r w:rsidR="00912B7E">
        <w:rPr>
          <w:rFonts w:ascii="Arial" w:hAnsi="Arial" w:cs="Arial"/>
          <w:i/>
          <w:sz w:val="20"/>
          <w:szCs w:val="20"/>
        </w:rPr>
        <w:t>.</w:t>
      </w:r>
      <w:r w:rsidRPr="006075CE">
        <w:rPr>
          <w:rFonts w:ascii="Arial" w:hAnsi="Arial" w:cs="Arial"/>
          <w:i/>
          <w:sz w:val="20"/>
          <w:szCs w:val="20"/>
        </w:rPr>
        <w:t xml:space="preserve"> 4) Catalogue of mis-annotations based on comparative genome analysis  5) Standard phylogenetic descriptors and annotations of gene origin.</w:t>
      </w:r>
      <w:r w:rsidR="000E5808" w:rsidRPr="000E5808">
        <w:rPr>
          <w:rFonts w:ascii="Arial" w:hAnsi="Arial" w:cs="Arial"/>
          <w:i/>
          <w:sz w:val="20"/>
          <w:szCs w:val="20"/>
        </w:rPr>
        <w:t xml:space="preserve"> </w:t>
      </w:r>
      <w:r w:rsidR="000E5808">
        <w:rPr>
          <w:rFonts w:ascii="Arial" w:hAnsi="Arial" w:cs="Arial"/>
          <w:i/>
          <w:sz w:val="20"/>
          <w:szCs w:val="20"/>
        </w:rPr>
        <w:t>(Appendix 1-2)</w:t>
      </w:r>
    </w:p>
    <w:p w:rsidR="00B94800" w:rsidRDefault="00202250">
      <w:pPr>
        <w:spacing w:before="120" w:after="100"/>
        <w:rPr>
          <w:rFonts w:ascii="Arial" w:hAnsi="Arial" w:cs="Arial"/>
          <w:i/>
          <w:sz w:val="20"/>
          <w:szCs w:val="20"/>
        </w:rPr>
      </w:pPr>
      <w:r w:rsidRPr="00202250">
        <w:rPr>
          <w:rFonts w:ascii="Arial" w:hAnsi="Arial" w:cs="Arial"/>
          <w:b/>
          <w:i/>
          <w:sz w:val="20"/>
          <w:szCs w:val="20"/>
        </w:rPr>
        <w:t>1.</w:t>
      </w:r>
      <w:r w:rsidR="001969AC" w:rsidRPr="00202250">
        <w:rPr>
          <w:rFonts w:ascii="Arial" w:hAnsi="Arial" w:cs="Arial"/>
          <w:b/>
          <w:i/>
          <w:sz w:val="20"/>
          <w:szCs w:val="20"/>
        </w:rPr>
        <w:t>5</w:t>
      </w:r>
      <w:r w:rsidR="007034D5" w:rsidRPr="00202250">
        <w:rPr>
          <w:rFonts w:ascii="Arial" w:hAnsi="Arial" w:cs="Arial"/>
          <w:b/>
          <w:i/>
          <w:sz w:val="20"/>
          <w:szCs w:val="20"/>
        </w:rPr>
        <w:t xml:space="preserve"> Stewardship of the maize B73 genome and assembly for one update in year</w:t>
      </w:r>
      <w:r w:rsidR="00E1523B" w:rsidRPr="00202250">
        <w:rPr>
          <w:rFonts w:ascii="Arial" w:hAnsi="Arial" w:cs="Arial"/>
          <w:b/>
          <w:i/>
          <w:sz w:val="20"/>
          <w:szCs w:val="20"/>
        </w:rPr>
        <w:t xml:space="preserve">s </w:t>
      </w:r>
      <w:r w:rsidR="007034D5" w:rsidRPr="00202250">
        <w:rPr>
          <w:rFonts w:ascii="Arial" w:hAnsi="Arial" w:cs="Arial"/>
          <w:b/>
          <w:i/>
          <w:sz w:val="20"/>
          <w:szCs w:val="20"/>
        </w:rPr>
        <w:t>1 &amp; 3.</w:t>
      </w:r>
      <w:r>
        <w:rPr>
          <w:rFonts w:ascii="Arial" w:hAnsi="Arial" w:cs="Arial"/>
          <w:i/>
          <w:sz w:val="20"/>
          <w:szCs w:val="20"/>
        </w:rPr>
        <w:t xml:space="preserve"> </w:t>
      </w:r>
      <w:r w:rsidR="007034D5" w:rsidRPr="006075CE">
        <w:rPr>
          <w:rFonts w:ascii="Arial" w:hAnsi="Arial" w:cs="Arial"/>
          <w:sz w:val="20"/>
          <w:szCs w:val="20"/>
        </w:rPr>
        <w:t>For this proposal</w:t>
      </w:r>
      <w:r w:rsidR="00BA54AD" w:rsidRPr="006075CE">
        <w:rPr>
          <w:rFonts w:ascii="Arial" w:hAnsi="Arial" w:cs="Arial"/>
          <w:sz w:val="20"/>
          <w:szCs w:val="20"/>
        </w:rPr>
        <w:t>,</w:t>
      </w:r>
      <w:r w:rsidR="007034D5" w:rsidRPr="006075CE">
        <w:rPr>
          <w:rFonts w:ascii="Arial" w:hAnsi="Arial" w:cs="Arial"/>
          <w:sz w:val="20"/>
          <w:szCs w:val="20"/>
        </w:rPr>
        <w:t xml:space="preserve"> we are specifically requesting funds </w:t>
      </w:r>
      <w:r w:rsidR="00BC61E4">
        <w:rPr>
          <w:rFonts w:ascii="Arial" w:hAnsi="Arial" w:cs="Arial"/>
          <w:sz w:val="20"/>
          <w:szCs w:val="20"/>
        </w:rPr>
        <w:t>for an additional round of improvements to</w:t>
      </w:r>
      <w:r w:rsidR="007034D5" w:rsidRPr="006075CE">
        <w:rPr>
          <w:rFonts w:ascii="Arial" w:hAnsi="Arial" w:cs="Arial"/>
          <w:sz w:val="20"/>
          <w:szCs w:val="20"/>
        </w:rPr>
        <w:t xml:space="preserve"> the B73 maize reference assembly</w:t>
      </w:r>
      <w:r w:rsidR="00BF6FE4">
        <w:rPr>
          <w:rFonts w:ascii="Arial" w:hAnsi="Arial" w:cs="Arial"/>
          <w:sz w:val="20"/>
          <w:szCs w:val="20"/>
        </w:rPr>
        <w:fldChar w:fldCharType="begin">
          <w:fldData xml:space="preserve">PEVuZE5vdGU+PENpdGU+PEF1dGhvcj5TY2huYWJsZTwvQXV0aG9yPjxZZWFyPjIwMDk8L1llYXI+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PEVuZE5vdGU+PENpdGU+PEF1dGhvcj5TY2huYWJsZTwvQXV0aG9yPjxZZWFyPjIwMDk8L1llYXI+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7</w:t>
      </w:r>
      <w:r w:rsidR="00BF6FE4">
        <w:rPr>
          <w:rFonts w:ascii="Arial" w:hAnsi="Arial" w:cs="Arial"/>
          <w:sz w:val="20"/>
          <w:szCs w:val="20"/>
        </w:rPr>
        <w:fldChar w:fldCharType="end"/>
      </w:r>
      <w:r w:rsidR="00200C59">
        <w:rPr>
          <w:rFonts w:ascii="Arial" w:hAnsi="Arial" w:cs="Arial"/>
          <w:sz w:val="20"/>
          <w:szCs w:val="20"/>
        </w:rPr>
        <w:t>.</w:t>
      </w:r>
      <w:r w:rsidR="00BA54AD" w:rsidRPr="006075CE">
        <w:rPr>
          <w:rFonts w:ascii="Arial" w:hAnsi="Arial" w:cs="Arial"/>
          <w:sz w:val="20"/>
          <w:szCs w:val="20"/>
        </w:rPr>
        <w:t xml:space="preserve"> </w:t>
      </w:r>
      <w:r w:rsidR="009E6C75">
        <w:rPr>
          <w:rFonts w:ascii="Arial" w:hAnsi="Arial" w:cs="Arial"/>
          <w:sz w:val="20"/>
          <w:szCs w:val="20"/>
        </w:rPr>
        <w:t xml:space="preserve"> </w:t>
      </w:r>
      <w:r w:rsidR="00200C59">
        <w:rPr>
          <w:rFonts w:ascii="Arial" w:hAnsi="Arial" w:cs="Arial"/>
          <w:sz w:val="20"/>
          <w:szCs w:val="20"/>
        </w:rPr>
        <w:t xml:space="preserve">We will </w:t>
      </w:r>
      <w:r w:rsidR="00200C59" w:rsidRPr="006075CE">
        <w:rPr>
          <w:rFonts w:ascii="Arial" w:hAnsi="Arial" w:cs="Arial"/>
          <w:sz w:val="20"/>
          <w:szCs w:val="20"/>
        </w:rPr>
        <w:t>incorporate community improvements for the genome models and assembly based on sequenced improvements collected by MaizeGDB</w:t>
      </w:r>
      <w:r w:rsidR="00200C59">
        <w:rPr>
          <w:rFonts w:ascii="Arial" w:hAnsi="Arial" w:cs="Arial"/>
          <w:sz w:val="20"/>
          <w:szCs w:val="20"/>
        </w:rPr>
        <w:t xml:space="preserve"> (</w:t>
      </w:r>
      <w:r w:rsidR="0055192F">
        <w:rPr>
          <w:rFonts w:ascii="Arial" w:hAnsi="Arial" w:cs="Arial"/>
          <w:sz w:val="20"/>
          <w:szCs w:val="20"/>
        </w:rPr>
        <w:t xml:space="preserve">Letter: </w:t>
      </w:r>
      <w:r w:rsidR="00200C59">
        <w:rPr>
          <w:rFonts w:ascii="Arial" w:hAnsi="Arial" w:cs="Arial"/>
          <w:sz w:val="20"/>
          <w:szCs w:val="20"/>
        </w:rPr>
        <w:t>Lawrence)</w:t>
      </w:r>
      <w:r w:rsidR="00200C59" w:rsidRPr="006075CE">
        <w:rPr>
          <w:rFonts w:ascii="Arial" w:hAnsi="Arial" w:cs="Arial"/>
          <w:sz w:val="20"/>
          <w:szCs w:val="20"/>
        </w:rPr>
        <w:t xml:space="preserve">. </w:t>
      </w:r>
      <w:r w:rsidR="009E6C75">
        <w:rPr>
          <w:rFonts w:ascii="Arial" w:hAnsi="Arial" w:cs="Arial"/>
          <w:sz w:val="20"/>
          <w:szCs w:val="20"/>
        </w:rPr>
        <w:t xml:space="preserve"> </w:t>
      </w:r>
      <w:r w:rsidR="00200C59" w:rsidRPr="006075CE">
        <w:rPr>
          <w:rFonts w:ascii="Arial" w:hAnsi="Arial" w:cs="Arial"/>
          <w:sz w:val="20"/>
          <w:szCs w:val="20"/>
        </w:rPr>
        <w:t xml:space="preserve">We will provide a </w:t>
      </w:r>
      <w:r w:rsidR="00200C59">
        <w:rPr>
          <w:rFonts w:ascii="Arial" w:hAnsi="Arial" w:cs="Arial"/>
          <w:sz w:val="20"/>
          <w:szCs w:val="20"/>
        </w:rPr>
        <w:t>new</w:t>
      </w:r>
      <w:r w:rsidR="00200C59" w:rsidRPr="006075CE">
        <w:rPr>
          <w:rFonts w:ascii="Arial" w:hAnsi="Arial" w:cs="Arial"/>
          <w:sz w:val="20"/>
          <w:szCs w:val="20"/>
        </w:rPr>
        <w:t xml:space="preserve"> assembly which will include update</w:t>
      </w:r>
      <w:r w:rsidR="00200C59">
        <w:rPr>
          <w:rFonts w:ascii="Arial" w:hAnsi="Arial" w:cs="Arial"/>
          <w:sz w:val="20"/>
          <w:szCs w:val="20"/>
        </w:rPr>
        <w:t>s</w:t>
      </w:r>
      <w:r w:rsidR="00200C59" w:rsidRPr="006075CE">
        <w:rPr>
          <w:rFonts w:ascii="Arial" w:hAnsi="Arial" w:cs="Arial"/>
          <w:sz w:val="20"/>
          <w:szCs w:val="20"/>
        </w:rPr>
        <w:t xml:space="preserve"> to contig order</w:t>
      </w:r>
      <w:r w:rsidR="00200C59">
        <w:rPr>
          <w:rFonts w:ascii="Arial" w:hAnsi="Arial" w:cs="Arial"/>
          <w:sz w:val="20"/>
          <w:szCs w:val="20"/>
        </w:rPr>
        <w:t xml:space="preserve"> by</w:t>
      </w:r>
      <w:r w:rsidR="00200C59" w:rsidRPr="006075CE">
        <w:rPr>
          <w:rFonts w:ascii="Arial" w:hAnsi="Arial" w:cs="Arial"/>
          <w:sz w:val="20"/>
          <w:szCs w:val="20"/>
        </w:rPr>
        <w:t xml:space="preserve"> </w:t>
      </w:r>
      <w:r w:rsidR="009E6C75">
        <w:rPr>
          <w:rFonts w:ascii="Arial" w:hAnsi="Arial" w:cs="Arial"/>
          <w:sz w:val="20"/>
          <w:szCs w:val="20"/>
        </w:rPr>
        <w:t>using</w:t>
      </w:r>
      <w:r w:rsidR="009E6C75" w:rsidRPr="006075CE">
        <w:rPr>
          <w:rFonts w:ascii="Arial" w:hAnsi="Arial" w:cs="Arial"/>
          <w:sz w:val="20"/>
          <w:szCs w:val="20"/>
        </w:rPr>
        <w:t xml:space="preserve"> </w:t>
      </w:r>
      <w:r w:rsidR="00200C59" w:rsidRPr="006075CE">
        <w:rPr>
          <w:rFonts w:ascii="Arial" w:hAnsi="Arial" w:cs="Arial"/>
          <w:sz w:val="20"/>
          <w:szCs w:val="20"/>
        </w:rPr>
        <w:t>the NAM genetic maps</w:t>
      </w:r>
      <w:r w:rsidR="00BF6FE4">
        <w:rPr>
          <w:rFonts w:ascii="Arial" w:hAnsi="Arial" w:cs="Arial"/>
          <w:sz w:val="20"/>
          <w:szCs w:val="20"/>
        </w:rPr>
        <w:fldChar w:fldCharType="begin">
          <w:fldData xml:space="preserve">PEVuZE5vdGU+PENpdGU+PEF1dGhvcj5CdWNrbGVyPC9BdXRob3I+PFllYXI+MjAwOTwvWWVhcj48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PEVuZE5vdGU+PENpdGU+PEF1dGhvcj5CdWNrbGVyPC9BdXRob3I+PFllYXI+MjAwOTwvWWVhcj48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38,103</w:t>
      </w:r>
      <w:r w:rsidR="00BF6FE4">
        <w:rPr>
          <w:rFonts w:ascii="Arial" w:hAnsi="Arial" w:cs="Arial"/>
          <w:sz w:val="20"/>
          <w:szCs w:val="20"/>
        </w:rPr>
        <w:fldChar w:fldCharType="end"/>
      </w:r>
      <w:r w:rsidR="00200C59" w:rsidRPr="006075CE">
        <w:rPr>
          <w:rFonts w:ascii="Arial" w:hAnsi="Arial" w:cs="Arial"/>
          <w:sz w:val="20"/>
          <w:szCs w:val="20"/>
        </w:rPr>
        <w:t xml:space="preserve"> (</w:t>
      </w:r>
      <w:r w:rsidR="0055192F">
        <w:rPr>
          <w:rFonts w:ascii="Arial" w:hAnsi="Arial" w:cs="Arial"/>
          <w:sz w:val="20"/>
          <w:szCs w:val="20"/>
        </w:rPr>
        <w:t>Letter:</w:t>
      </w:r>
      <w:r w:rsidR="0055192F" w:rsidRPr="006075CE">
        <w:rPr>
          <w:rFonts w:ascii="Arial" w:hAnsi="Arial" w:cs="Arial"/>
          <w:sz w:val="20"/>
          <w:szCs w:val="20"/>
        </w:rPr>
        <w:t xml:space="preserve"> </w:t>
      </w:r>
      <w:r w:rsidR="00200C59" w:rsidRPr="006075CE">
        <w:rPr>
          <w:rFonts w:ascii="Arial" w:hAnsi="Arial" w:cs="Arial"/>
          <w:sz w:val="20"/>
          <w:szCs w:val="20"/>
        </w:rPr>
        <w:t>Buckler)</w:t>
      </w:r>
      <w:r w:rsidR="0069429B">
        <w:rPr>
          <w:rFonts w:ascii="Arial" w:hAnsi="Arial" w:cs="Arial"/>
          <w:sz w:val="20"/>
          <w:szCs w:val="20"/>
        </w:rPr>
        <w:t xml:space="preserve"> and evidence based </w:t>
      </w:r>
      <w:r w:rsidR="0069429B" w:rsidRPr="006075CE">
        <w:rPr>
          <w:rFonts w:ascii="Arial" w:hAnsi="Arial" w:cs="Arial"/>
          <w:sz w:val="20"/>
          <w:szCs w:val="20"/>
        </w:rPr>
        <w:t>gene builds</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&lt;EndNote&gt;&lt;Cite&gt;&lt;Author&gt;Liang&lt;/Author&gt;&lt;Year&gt;2009&lt;/Year&gt;&lt;RecNum&gt;23&lt;/RecNum&gt;&lt;record&gt;&lt;rec-number&gt;23&lt;/rec-number&gt;&lt;foreign-keys&gt;&lt;key app="EN" db-id="p90xfdxr0d9z96extd1xvz2e02ast52rvfee"&gt;23&lt;/key&gt;&lt;/foreign-keys&gt;&lt;ref-type name="Journal Article"&gt;17&lt;/ref-type&gt;&lt;contributors&gt;&lt;authors&gt;&lt;author&gt;Liang, C.&lt;/author&gt;&lt;author&gt;Mao, L.&lt;/author&gt;&lt;author&gt;Ware, D.&lt;/author&gt;&lt;author&gt;Stein, L.&lt;/author&gt;&lt;/authors&gt;&lt;/contributors&gt;&lt;auth-address&gt;Cold Spring Harbor Laboratory, New York 11724, USA. liang@cshl.edu&lt;/auth-address&gt;&lt;titles&gt;&lt;title&gt;Evidence-based gene predictions in plant genomes&lt;/title&gt;&lt;secondary-title&gt;Genome Res&lt;/secondary-title&gt;&lt;/titles&gt;&lt;periodical&gt;&lt;full-title&gt;Genome Res&lt;/full-title&gt;&lt;/periodical&gt;&lt;pages&gt;1912-23&lt;/pages&gt;&lt;volume&gt;19&lt;/volume&gt;&lt;number&gt;10&lt;/number&gt;&lt;edition&gt;2009/06/23&lt;/edition&gt;&lt;keywords&gt;&lt;keyword&gt;Algorithms&lt;/keyword&gt;&lt;keyword&gt;Arabidopsis/genetics&lt;/keyword&gt;&lt;keyword&gt;Automatic Data Processing/methods&lt;/keyword&gt;&lt;keyword&gt;Brassica/genetics&lt;/keyword&gt;&lt;keyword&gt;Chromosome Mapping/*methods&lt;/keyword&gt;&lt;keyword&gt;Computational Biology/*methods&lt;/keyword&gt;&lt;keyword&gt;Forecasting&lt;/keyword&gt;&lt;keyword&gt;*Genes, Plant&lt;/keyword&gt;&lt;keyword&gt;*Genome, Plant&lt;/keyword&gt;&lt;keyword&gt;Oryza sativa/genetics&lt;/keyword&gt;&lt;keyword&gt;Plant Proteins/analysis/genetics&lt;/keyword&gt;&lt;keyword&gt;Quality Control&lt;/keyword&gt;&lt;keyword&gt;Sensitivity and Specificity&lt;/keyword&gt;&lt;keyword&gt;Sequence Alignment/methods&lt;/keyword&gt;&lt;keyword&gt;Species Specificity&lt;/keyword&gt;&lt;keyword&gt;Zea mays/genetics&lt;/keyword&gt;&lt;/keywords&gt;&lt;dates&gt;&lt;year&gt;2009&lt;/year&gt;&lt;pub-dates&gt;&lt;date&gt;Oct&lt;/date&gt;&lt;/pub-dates&gt;&lt;/dates&gt;&lt;isbn&gt;1549-5469 (Electronic)&amp;#xD;1549-5469 (Linking)&lt;/isbn&gt;&lt;accession-num&gt;19541913&lt;/accession-num&gt;&lt;urls&gt;&lt;related-urls&gt;&lt;url&gt;http://www.ncbi.nlm.nih.gov/entrez/query.fcgi?cmd=Retrieve&amp;amp;db=PubMed&amp;amp;dopt=Citation&amp;amp;list_uids=19541913&lt;/url&gt;&lt;/related-urls&gt;&lt;/urls&gt;&lt;electronic-resource-num&gt;gr.088997.108 [pii]&amp;#xD;10.1101/gr.088997.108&lt;/electronic-resource-num&gt;&lt;language&gt;eng&lt;/language&gt;&lt;/record&gt;&lt;/Cite&gt;&lt;/EndNote&gt;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27</w:t>
      </w:r>
      <w:r w:rsidR="00BF6FE4">
        <w:rPr>
          <w:rFonts w:ascii="Arial" w:hAnsi="Arial" w:cs="Arial"/>
          <w:sz w:val="20"/>
          <w:szCs w:val="20"/>
        </w:rPr>
        <w:fldChar w:fldCharType="end"/>
      </w:r>
      <w:r w:rsidR="00200C59" w:rsidRPr="006075CE">
        <w:rPr>
          <w:rFonts w:ascii="Arial" w:hAnsi="Arial" w:cs="Arial"/>
          <w:sz w:val="20"/>
          <w:szCs w:val="20"/>
        </w:rPr>
        <w:t>.  This will be an extension of the on</w:t>
      </w:r>
      <w:r w:rsidR="009E6C75">
        <w:rPr>
          <w:rFonts w:ascii="Arial" w:hAnsi="Arial" w:cs="Arial"/>
          <w:sz w:val="20"/>
          <w:szCs w:val="20"/>
        </w:rPr>
        <w:t>-</w:t>
      </w:r>
      <w:r w:rsidR="00200C59" w:rsidRPr="006075CE">
        <w:rPr>
          <w:rFonts w:ascii="Arial" w:hAnsi="Arial" w:cs="Arial"/>
          <w:sz w:val="20"/>
          <w:szCs w:val="20"/>
        </w:rPr>
        <w:t>going collaboration</w:t>
      </w:r>
      <w:r w:rsidR="009E6C75">
        <w:rPr>
          <w:rFonts w:ascii="Arial" w:hAnsi="Arial" w:cs="Arial"/>
          <w:sz w:val="20"/>
          <w:szCs w:val="20"/>
        </w:rPr>
        <w:t xml:space="preserve"> </w:t>
      </w:r>
      <w:r w:rsidR="00200C59" w:rsidRPr="006075CE">
        <w:rPr>
          <w:rFonts w:ascii="Arial" w:hAnsi="Arial" w:cs="Arial"/>
          <w:sz w:val="20"/>
          <w:szCs w:val="20"/>
        </w:rPr>
        <w:t xml:space="preserve">between </w:t>
      </w:r>
      <w:r w:rsidR="009E6C75">
        <w:rPr>
          <w:rFonts w:ascii="Arial" w:hAnsi="Arial" w:cs="Arial"/>
          <w:sz w:val="20"/>
          <w:szCs w:val="20"/>
        </w:rPr>
        <w:t xml:space="preserve">the </w:t>
      </w:r>
      <w:r w:rsidR="00200C59" w:rsidRPr="006075CE">
        <w:rPr>
          <w:rFonts w:ascii="Arial" w:hAnsi="Arial" w:cs="Arial"/>
          <w:sz w:val="20"/>
          <w:szCs w:val="20"/>
        </w:rPr>
        <w:t>Maize Genome Sequencing project and MaizeGDB</w:t>
      </w:r>
      <w:r w:rsidR="00200C59">
        <w:rPr>
          <w:rFonts w:ascii="Arial" w:hAnsi="Arial" w:cs="Arial"/>
          <w:sz w:val="20"/>
          <w:szCs w:val="20"/>
        </w:rPr>
        <w:t xml:space="preserve"> (see preliminary results)</w:t>
      </w:r>
      <w:r w:rsidR="00200C59" w:rsidRPr="006075CE">
        <w:rPr>
          <w:rFonts w:ascii="Arial" w:hAnsi="Arial" w:cs="Arial"/>
          <w:sz w:val="20"/>
          <w:szCs w:val="20"/>
        </w:rPr>
        <w:t xml:space="preserve">. </w:t>
      </w:r>
    </w:p>
    <w:p w:rsidR="00B94800" w:rsidRDefault="007034D5">
      <w:pPr>
        <w:spacing w:before="120" w:after="100"/>
        <w:rPr>
          <w:rFonts w:ascii="Arial" w:hAnsi="Arial" w:cs="Arial"/>
          <w:i/>
          <w:sz w:val="20"/>
          <w:szCs w:val="20"/>
        </w:rPr>
      </w:pPr>
      <w:r w:rsidRPr="00DC1A6F">
        <w:rPr>
          <w:rFonts w:ascii="Arial" w:hAnsi="Arial" w:cs="Arial"/>
          <w:i/>
          <w:sz w:val="20"/>
          <w:szCs w:val="20"/>
        </w:rPr>
        <w:t xml:space="preserve">Deliverables: </w:t>
      </w:r>
      <w:r w:rsidRPr="006075CE">
        <w:rPr>
          <w:rFonts w:ascii="Arial" w:hAnsi="Arial" w:cs="Arial"/>
          <w:i/>
          <w:sz w:val="20"/>
          <w:szCs w:val="20"/>
        </w:rPr>
        <w:t>1 release of an evidence</w:t>
      </w:r>
      <w:r w:rsidR="009E6C75">
        <w:rPr>
          <w:rFonts w:ascii="Arial" w:hAnsi="Arial" w:cs="Arial"/>
          <w:i/>
          <w:sz w:val="20"/>
          <w:szCs w:val="20"/>
        </w:rPr>
        <w:t>-</w:t>
      </w:r>
      <w:r w:rsidRPr="006075CE">
        <w:rPr>
          <w:rFonts w:ascii="Arial" w:hAnsi="Arial" w:cs="Arial"/>
          <w:i/>
          <w:sz w:val="20"/>
          <w:szCs w:val="20"/>
        </w:rPr>
        <w:t>based gene</w:t>
      </w:r>
      <w:r w:rsidR="009E6C75">
        <w:rPr>
          <w:rFonts w:ascii="Arial" w:hAnsi="Arial" w:cs="Arial"/>
          <w:i/>
          <w:sz w:val="20"/>
          <w:szCs w:val="20"/>
        </w:rPr>
        <w:t xml:space="preserve"> </w:t>
      </w:r>
      <w:r w:rsidRPr="006075CE">
        <w:rPr>
          <w:rFonts w:ascii="Arial" w:hAnsi="Arial" w:cs="Arial"/>
          <w:i/>
          <w:sz w:val="20"/>
          <w:szCs w:val="20"/>
        </w:rPr>
        <w:t>build for B73 and an improved B73 reference assembly supported by NAM genetic map</w:t>
      </w:r>
      <w:r w:rsidR="0055192F">
        <w:rPr>
          <w:rFonts w:ascii="Arial" w:hAnsi="Arial" w:cs="Arial"/>
          <w:i/>
          <w:sz w:val="20"/>
          <w:szCs w:val="20"/>
        </w:rPr>
        <w:t xml:space="preserve"> (Appendix 1-2)</w:t>
      </w:r>
      <w:r w:rsidRPr="006075CE">
        <w:rPr>
          <w:rFonts w:ascii="Arial" w:hAnsi="Arial" w:cs="Arial"/>
          <w:i/>
          <w:sz w:val="20"/>
          <w:szCs w:val="20"/>
        </w:rPr>
        <w:t>.</w:t>
      </w:r>
    </w:p>
    <w:p w:rsidR="00202250" w:rsidRPr="00202250" w:rsidRDefault="007034D5">
      <w:pPr>
        <w:spacing w:before="120" w:after="100"/>
        <w:rPr>
          <w:rFonts w:ascii="Arial" w:hAnsi="Arial" w:cs="Arial"/>
          <w:sz w:val="20"/>
          <w:szCs w:val="20"/>
        </w:rPr>
      </w:pPr>
      <w:r w:rsidRPr="00202250">
        <w:rPr>
          <w:rFonts w:ascii="Arial" w:hAnsi="Arial" w:cs="Arial"/>
          <w:b/>
          <w:sz w:val="20"/>
          <w:szCs w:val="20"/>
        </w:rPr>
        <w:t xml:space="preserve">Aim 2: </w:t>
      </w:r>
      <w:r w:rsidR="00274D8B" w:rsidRPr="00202250">
        <w:rPr>
          <w:rFonts w:ascii="Arial" w:hAnsi="Arial" w:cs="Arial"/>
          <w:b/>
          <w:sz w:val="20"/>
          <w:szCs w:val="20"/>
        </w:rPr>
        <w:t>Establishment of integreted gene network analysis for plants</w:t>
      </w:r>
    </w:p>
    <w:p w:rsidR="00B94800" w:rsidRDefault="007034D5">
      <w:pPr>
        <w:spacing w:before="120" w:after="100"/>
        <w:rPr>
          <w:rFonts w:ascii="Arial" w:hAnsi="Arial" w:cs="Arial"/>
          <w:sz w:val="20"/>
          <w:szCs w:val="20"/>
        </w:rPr>
      </w:pPr>
      <w:r w:rsidRPr="006075CE">
        <w:rPr>
          <w:rFonts w:ascii="Arial" w:hAnsi="Arial" w:cs="Arial"/>
          <w:sz w:val="20"/>
          <w:szCs w:val="20"/>
        </w:rPr>
        <w:t>We will contribute to the development, implementation</w:t>
      </w:r>
      <w:r w:rsidR="009E6C75">
        <w:rPr>
          <w:rFonts w:ascii="Arial" w:hAnsi="Arial" w:cs="Arial"/>
          <w:sz w:val="20"/>
          <w:szCs w:val="20"/>
        </w:rPr>
        <w:t>,</w:t>
      </w:r>
      <w:r w:rsidRPr="006075CE">
        <w:rPr>
          <w:rFonts w:ascii="Arial" w:hAnsi="Arial" w:cs="Arial"/>
          <w:sz w:val="20"/>
          <w:szCs w:val="20"/>
        </w:rPr>
        <w:t xml:space="preserve"> and stewardship of gene networks for </w:t>
      </w:r>
      <w:r w:rsidRPr="006075CE">
        <w:rPr>
          <w:rFonts w:ascii="Arial" w:hAnsi="Arial" w:cs="Arial"/>
          <w:i/>
          <w:sz w:val="20"/>
          <w:szCs w:val="20"/>
        </w:rPr>
        <w:t>Arabidopsis</w:t>
      </w:r>
      <w:r w:rsidRPr="006075CE">
        <w:rPr>
          <w:rFonts w:ascii="Arial" w:hAnsi="Arial" w:cs="Arial"/>
          <w:sz w:val="20"/>
          <w:szCs w:val="20"/>
        </w:rPr>
        <w:t xml:space="preserve">, maize and rice using the Reactome model.  We will contribute to the integration of expression profiling data sets, including the pending surge of RNAseq data for </w:t>
      </w:r>
      <w:r w:rsidRPr="006075CE">
        <w:rPr>
          <w:rFonts w:ascii="Arial" w:hAnsi="Arial" w:cs="Arial"/>
          <w:i/>
          <w:sz w:val="20"/>
          <w:szCs w:val="20"/>
        </w:rPr>
        <w:t>Arabidopsis</w:t>
      </w:r>
      <w:r w:rsidRPr="006075CE">
        <w:rPr>
          <w:rFonts w:ascii="Arial" w:hAnsi="Arial" w:cs="Arial"/>
          <w:sz w:val="20"/>
          <w:szCs w:val="20"/>
        </w:rPr>
        <w:t>, maize and rice using the ATLAS (EBI) infrastructure.</w:t>
      </w:r>
    </w:p>
    <w:p w:rsidR="00B94800" w:rsidRPr="00202250" w:rsidRDefault="007034D5">
      <w:pPr>
        <w:spacing w:before="120" w:after="100"/>
        <w:rPr>
          <w:rFonts w:ascii="Arial" w:hAnsi="Arial" w:cs="Arial"/>
          <w:b/>
          <w:i/>
          <w:sz w:val="20"/>
          <w:szCs w:val="20"/>
        </w:rPr>
      </w:pPr>
      <w:r w:rsidRPr="006075CE">
        <w:rPr>
          <w:rFonts w:ascii="Arial" w:hAnsi="Arial" w:cs="Arial"/>
          <w:b/>
          <w:i/>
          <w:sz w:val="20"/>
          <w:szCs w:val="20"/>
        </w:rPr>
        <w:t>2.1</w:t>
      </w:r>
      <w:r w:rsidR="00514D94">
        <w:rPr>
          <w:rFonts w:ascii="Arial" w:hAnsi="Arial" w:cs="Arial"/>
          <w:b/>
          <w:i/>
          <w:sz w:val="20"/>
          <w:szCs w:val="20"/>
        </w:rPr>
        <w:t xml:space="preserve"> </w:t>
      </w:r>
      <w:r w:rsidRPr="006075CE">
        <w:rPr>
          <w:rFonts w:ascii="Arial" w:hAnsi="Arial" w:cs="Arial"/>
          <w:b/>
          <w:i/>
          <w:sz w:val="20"/>
          <w:szCs w:val="20"/>
        </w:rPr>
        <w:t>Functional annotation of core model organisms for reconstruction of metabolic and signaling pathway networks</w:t>
      </w:r>
      <w:r w:rsidR="00202250">
        <w:rPr>
          <w:rFonts w:ascii="Arial" w:hAnsi="Arial" w:cs="Arial"/>
          <w:b/>
          <w:i/>
          <w:sz w:val="20"/>
          <w:szCs w:val="20"/>
        </w:rPr>
        <w:t xml:space="preserve">. </w:t>
      </w:r>
      <w:r w:rsidR="00274D8B" w:rsidRPr="006075CE">
        <w:rPr>
          <w:rFonts w:ascii="Arial" w:hAnsi="Arial" w:cs="Arial"/>
          <w:sz w:val="20"/>
          <w:szCs w:val="20"/>
        </w:rPr>
        <w:t xml:space="preserve">This functional annotation of </w:t>
      </w:r>
      <w:r w:rsidR="00274D8B" w:rsidRPr="006075CE">
        <w:rPr>
          <w:rFonts w:ascii="Arial" w:hAnsi="Arial" w:cs="Arial"/>
          <w:i/>
          <w:sz w:val="20"/>
          <w:szCs w:val="20"/>
        </w:rPr>
        <w:t>O. sativa</w:t>
      </w:r>
      <w:r w:rsidR="00274D8B" w:rsidRPr="006075CE">
        <w:rPr>
          <w:rFonts w:ascii="Arial" w:hAnsi="Arial" w:cs="Arial"/>
          <w:sz w:val="20"/>
          <w:szCs w:val="20"/>
        </w:rPr>
        <w:t xml:space="preserve">, </w:t>
      </w:r>
      <w:r w:rsidR="00274D8B" w:rsidRPr="006075CE">
        <w:rPr>
          <w:rFonts w:ascii="Arial" w:hAnsi="Arial" w:cs="Arial"/>
          <w:i/>
          <w:sz w:val="20"/>
          <w:szCs w:val="20"/>
        </w:rPr>
        <w:t>A. thaliana</w:t>
      </w:r>
      <w:r w:rsidR="00274D8B" w:rsidRPr="006075CE">
        <w:rPr>
          <w:rFonts w:ascii="Arial" w:hAnsi="Arial" w:cs="Arial"/>
          <w:sz w:val="20"/>
          <w:szCs w:val="20"/>
        </w:rPr>
        <w:t xml:space="preserve">, and </w:t>
      </w:r>
      <w:r w:rsidR="00274D8B" w:rsidRPr="006075CE">
        <w:rPr>
          <w:rFonts w:ascii="Arial" w:hAnsi="Arial" w:cs="Arial"/>
          <w:i/>
          <w:sz w:val="20"/>
          <w:szCs w:val="20"/>
        </w:rPr>
        <w:t>Zea mays</w:t>
      </w:r>
      <w:r w:rsidR="00274D8B" w:rsidRPr="006075CE">
        <w:rPr>
          <w:rFonts w:ascii="Arial" w:hAnsi="Arial" w:cs="Arial"/>
          <w:sz w:val="20"/>
          <w:szCs w:val="20"/>
        </w:rPr>
        <w:t xml:space="preserve"> genomes will be enriched and informed by addition of metabolic and regulatory network pathways, associations to mutant and QTL phenotypes, epigenetic markers, and gene expression profiles</w:t>
      </w:r>
      <w:r w:rsidR="00274D8B">
        <w:rPr>
          <w:rFonts w:ascii="Arial" w:hAnsi="Arial" w:cs="Arial"/>
          <w:sz w:val="20"/>
          <w:szCs w:val="20"/>
        </w:rPr>
        <w:t>. T</w:t>
      </w:r>
      <w:r w:rsidR="00274D8B" w:rsidRPr="006075CE">
        <w:rPr>
          <w:rFonts w:ascii="Arial" w:hAnsi="Arial" w:cs="Arial"/>
          <w:sz w:val="20"/>
          <w:szCs w:val="20"/>
        </w:rPr>
        <w:t xml:space="preserve">hus providing the foundation for comparative functional analysis in model plant genomes. These annotations will also serve as the gold standard </w:t>
      </w:r>
      <w:r w:rsidRPr="006075CE">
        <w:rPr>
          <w:rFonts w:ascii="Arial" w:hAnsi="Arial" w:cs="Arial"/>
          <w:sz w:val="20"/>
          <w:szCs w:val="20"/>
        </w:rPr>
        <w:t>(Fig</w:t>
      </w:r>
      <w:r w:rsidR="008567B6">
        <w:rPr>
          <w:rFonts w:ascii="Arial" w:hAnsi="Arial" w:cs="Arial"/>
          <w:sz w:val="20"/>
          <w:szCs w:val="20"/>
        </w:rPr>
        <w:t>. 9</w:t>
      </w:r>
      <w:r w:rsidR="009044DD">
        <w:rPr>
          <w:rFonts w:ascii="Arial" w:hAnsi="Arial" w:cs="Arial"/>
          <w:sz w:val="20"/>
          <w:szCs w:val="20"/>
        </w:rPr>
        <w:t>A</w:t>
      </w:r>
      <w:r w:rsidRPr="006075CE">
        <w:rPr>
          <w:rFonts w:ascii="Arial" w:hAnsi="Arial" w:cs="Arial"/>
          <w:sz w:val="20"/>
          <w:szCs w:val="20"/>
        </w:rPr>
        <w:t>) for whole</w:t>
      </w:r>
      <w:r w:rsidR="009E6C75">
        <w:rPr>
          <w:rFonts w:ascii="Arial" w:hAnsi="Arial" w:cs="Arial"/>
          <w:sz w:val="20"/>
          <w:szCs w:val="20"/>
        </w:rPr>
        <w:t>-</w:t>
      </w:r>
      <w:r w:rsidRPr="006075CE">
        <w:rPr>
          <w:rFonts w:ascii="Arial" w:hAnsi="Arial" w:cs="Arial"/>
          <w:sz w:val="20"/>
          <w:szCs w:val="20"/>
        </w:rPr>
        <w:t>genome functional annotation of non-reference model plants well beyond the conventional use of only protein domain</w:t>
      </w:r>
      <w:r w:rsidR="009E6C75">
        <w:rPr>
          <w:rFonts w:ascii="Arial" w:hAnsi="Arial" w:cs="Arial"/>
          <w:sz w:val="20"/>
          <w:szCs w:val="20"/>
        </w:rPr>
        <w:t>-</w:t>
      </w:r>
      <w:r w:rsidRPr="006075CE">
        <w:rPr>
          <w:rFonts w:ascii="Arial" w:hAnsi="Arial" w:cs="Arial"/>
          <w:sz w:val="20"/>
          <w:szCs w:val="20"/>
        </w:rPr>
        <w:t xml:space="preserve">(Interpro) based functional assignments. </w:t>
      </w:r>
    </w:p>
    <w:p w:rsidR="00B94800" w:rsidRDefault="007034D5">
      <w:pPr>
        <w:spacing w:before="120" w:after="100"/>
        <w:rPr>
          <w:rFonts w:ascii="Arial" w:hAnsi="Arial" w:cs="Arial"/>
          <w:sz w:val="20"/>
          <w:szCs w:val="20"/>
        </w:rPr>
      </w:pPr>
      <w:r w:rsidRPr="006075CE">
        <w:rPr>
          <w:rFonts w:ascii="Arial" w:hAnsi="Arial" w:cs="Arial"/>
          <w:b/>
          <w:i/>
          <w:sz w:val="20"/>
          <w:szCs w:val="20"/>
        </w:rPr>
        <w:t>Reconstruction of metabolic and signaling pathway networks</w:t>
      </w:r>
      <w:r w:rsidRPr="006075CE">
        <w:rPr>
          <w:rFonts w:ascii="Arial" w:hAnsi="Arial" w:cs="Arial"/>
          <w:sz w:val="20"/>
          <w:szCs w:val="20"/>
        </w:rPr>
        <w:t>: As described earlier, we used the Pathway Tools system</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&lt;EndNote&gt;&lt;Cite&gt;&lt;Author&gt;Karp&lt;/Author&gt;&lt;Year&gt;2002&lt;/Year&gt;&lt;RecNum&gt;87&lt;/RecNum&gt;&lt;record&gt;&lt;rec-number&gt;87&lt;/rec-number&gt;&lt;foreign-keys&gt;&lt;key app="EN" db-id="p90xfdxr0d9z96extd1xvz2e02ast52rvfee"&gt;87&lt;/key&gt;&lt;/foreign-keys&gt;&lt;ref-type name="Journal Article"&gt;17&lt;/ref-type&gt;&lt;contributors&gt;&lt;authors&gt;&lt;author&gt;Karp, P. D.&lt;/author&gt;&lt;author&gt;Paley, S.&lt;/author&gt;&lt;author&gt;Romero, P.&lt;/author&gt;&lt;/authors&gt;&lt;/contributors&gt;&lt;auth-address&gt;Bioinformatics Research Group, SRI International, 333 Ravenswood Ave, Menlo Park, CA, 94025, USA. pkarp@ai.sri.com&lt;/auth-address&gt;&lt;titles&gt;&lt;title&gt;The Pathway Tools software&lt;/title&gt;&lt;secondary-title&gt;Bioinformatics.&lt;/secondary-title&gt;&lt;/titles&gt;&lt;periodical&gt;&lt;full-title&gt;Bioinformatics.&lt;/full-title&gt;&lt;/periodical&gt;&lt;pages&gt;S225-32.&lt;/pages&gt;&lt;volume&gt;18&lt;/volume&gt;&lt;number&gt;Suppl 1&lt;/number&gt;&lt;keywords&gt;&lt;keyword&gt;Abstracting and Indexing/methods&lt;/keyword&gt;&lt;keyword&gt;Animals&lt;/keyword&gt;&lt;keyword&gt;Comparative Study&lt;/keyword&gt;&lt;keyword&gt;*Database Management Systems&lt;/keyword&gt;&lt;keyword&gt;*Databases, Genetic&lt;/keyword&gt;&lt;keyword&gt;Gene Expression Regulation/*physiology&lt;/keyword&gt;&lt;keyword&gt;Humans&lt;/keyword&gt;&lt;keyword&gt;Information Storage and Retrieval/*methods&lt;/keyword&gt;&lt;keyword&gt;Models, Biological&lt;/keyword&gt;&lt;keyword&gt;Proteome/*genetics/*metabolism&lt;/keyword&gt;&lt;keyword&gt;Research Support, U.S. Gov&amp;apos;t, Non-P.H.S.&lt;/keyword&gt;&lt;keyword&gt;Research Support, U.S. Gov&amp;apos;t, P.H.S.&lt;/keyword&gt;&lt;keyword&gt;Signal Transduction/physiology&lt;/keyword&gt;&lt;keyword&gt;*Software&lt;/keyword&gt;&lt;keyword&gt;User-Computer Interface&lt;/keyword&gt;&lt;/keywords&gt;&lt;dates&gt;&lt;year&gt;2002&lt;/year&gt;&lt;/dates&gt;&lt;accession-num&gt;12169551&lt;/accession-num&gt;&lt;urls&gt;&lt;related-urls&gt;&lt;url&gt;http://www.ncbi.nlm.nih.gov/entrez/query.fcgi?cmd=Retrieve&amp;amp;db=PubMed&amp;amp;dopt=Citation&amp;amp;list_uids=12169551 &lt;/url&gt;&lt;/related-urls&gt;&lt;/urls&gt;&lt;/record&gt;&lt;/Cite&gt;&lt;/EndNote&gt;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104</w:t>
      </w:r>
      <w:r w:rsidR="00BF6FE4">
        <w:rPr>
          <w:rFonts w:ascii="Arial" w:hAnsi="Arial" w:cs="Arial"/>
          <w:sz w:val="20"/>
          <w:szCs w:val="20"/>
        </w:rPr>
        <w:fldChar w:fldCharType="end"/>
      </w:r>
      <w:r w:rsidRPr="006075CE">
        <w:rPr>
          <w:rFonts w:ascii="Arial" w:hAnsi="Arial" w:cs="Arial"/>
          <w:sz w:val="20"/>
          <w:szCs w:val="20"/>
        </w:rPr>
        <w:t xml:space="preserve"> to predict and curate biological pathways in rice, sorghum, </w:t>
      </w:r>
      <w:r w:rsidRPr="006075CE">
        <w:rPr>
          <w:rFonts w:ascii="Arial" w:hAnsi="Arial" w:cs="Arial"/>
          <w:i/>
          <w:sz w:val="20"/>
          <w:szCs w:val="20"/>
        </w:rPr>
        <w:t>Brachypodium</w:t>
      </w:r>
      <w:r w:rsidRPr="006075CE">
        <w:rPr>
          <w:rFonts w:ascii="Arial" w:hAnsi="Arial" w:cs="Arial"/>
          <w:sz w:val="20"/>
          <w:szCs w:val="20"/>
        </w:rPr>
        <w:t xml:space="preserve">, and maize. </w:t>
      </w:r>
      <w:r w:rsidR="009E6C75">
        <w:rPr>
          <w:rFonts w:ascii="Arial" w:hAnsi="Arial" w:cs="Arial"/>
          <w:sz w:val="20"/>
          <w:szCs w:val="20"/>
        </w:rPr>
        <w:t xml:space="preserve"> Pathway Tools</w:t>
      </w:r>
      <w:r w:rsidRPr="006075CE">
        <w:rPr>
          <w:rFonts w:ascii="Arial" w:hAnsi="Arial" w:cs="Arial"/>
          <w:sz w:val="20"/>
          <w:szCs w:val="20"/>
        </w:rPr>
        <w:t xml:space="preserve"> relies on a manual input and an enrichment process involving automated reconstruction of an intermediary metabolic network based on the reference database called MetaCyc. </w:t>
      </w:r>
      <w:r w:rsidR="00912B7E" w:rsidRPr="00912B7E">
        <w:rPr>
          <w:rFonts w:ascii="Arial" w:hAnsi="Arial" w:cs="Arial"/>
          <w:sz w:val="20"/>
          <w:szCs w:val="20"/>
        </w:rPr>
        <w:t xml:space="preserve"> </w:t>
      </w:r>
      <w:r w:rsidR="00912B7E" w:rsidRPr="006075CE">
        <w:rPr>
          <w:rFonts w:ascii="Arial" w:hAnsi="Arial" w:cs="Arial"/>
          <w:sz w:val="20"/>
          <w:szCs w:val="20"/>
        </w:rPr>
        <w:t xml:space="preserve">However, </w:t>
      </w:r>
      <w:r w:rsidR="00912B7E">
        <w:rPr>
          <w:rFonts w:ascii="Arial" w:hAnsi="Arial" w:cs="Arial"/>
          <w:sz w:val="20"/>
          <w:szCs w:val="20"/>
        </w:rPr>
        <w:t xml:space="preserve">expanding existing pathway models for </w:t>
      </w:r>
      <w:r w:rsidR="00912B7E" w:rsidRPr="006075CE">
        <w:rPr>
          <w:rFonts w:ascii="Arial" w:hAnsi="Arial" w:cs="Arial"/>
          <w:sz w:val="20"/>
          <w:szCs w:val="20"/>
        </w:rPr>
        <w:t xml:space="preserve">creation of regulatory pathways </w:t>
      </w:r>
      <w:r w:rsidR="00912B7E">
        <w:rPr>
          <w:rFonts w:ascii="Arial" w:hAnsi="Arial" w:cs="Arial"/>
          <w:sz w:val="20"/>
          <w:szCs w:val="20"/>
        </w:rPr>
        <w:t xml:space="preserve">involving </w:t>
      </w:r>
      <w:r w:rsidR="00912B7E" w:rsidRPr="006075CE">
        <w:rPr>
          <w:rFonts w:ascii="Arial" w:hAnsi="Arial" w:cs="Arial"/>
          <w:sz w:val="20"/>
          <w:szCs w:val="20"/>
        </w:rPr>
        <w:t>co-expressed and co-evolving network of genes poses limitations on scalability issues.</w:t>
      </w:r>
      <w:r w:rsidRPr="006075CE">
        <w:rPr>
          <w:rFonts w:ascii="Arial" w:hAnsi="Arial" w:cs="Arial"/>
          <w:sz w:val="20"/>
          <w:szCs w:val="20"/>
        </w:rPr>
        <w:t xml:space="preserve"> Specifically, for a gene network modeled as a directed graph where labeled nodes represent molecules and edges represent regulatory interactions, the limitation lies in the number of such nodes and connecting edges.  While the Cyc tool works well at the smaller level of bacterial and fungal genomes, we are estimating there will be millions of interactions for plant genomes. Therefore, we believe that the NIH</w:t>
      </w:r>
      <w:r w:rsidR="00200C59">
        <w:rPr>
          <w:rFonts w:ascii="Arial" w:hAnsi="Arial" w:cs="Arial"/>
          <w:sz w:val="20"/>
          <w:szCs w:val="20"/>
        </w:rPr>
        <w:t>-</w:t>
      </w:r>
      <w:r w:rsidRPr="006075CE">
        <w:rPr>
          <w:rFonts w:ascii="Arial" w:hAnsi="Arial" w:cs="Arial"/>
          <w:sz w:val="20"/>
          <w:szCs w:val="20"/>
        </w:rPr>
        <w:t>supported Reactome tool</w:t>
      </w:r>
      <w:r w:rsidR="00BF6FE4">
        <w:rPr>
          <w:sz w:val="16"/>
          <w:szCs w:val="16"/>
        </w:rPr>
        <w:fldChar w:fldCharType="begin">
          <w:fldData xml:space="preserve">PEVuZE5vdGU+PENpdGU+PEF1dGhvcj5XdTwvQXV0aG9yPjxZZWFyPjIwMTA8L1llYXI+PFJlY051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</w:fldData>
        </w:fldChar>
      </w:r>
      <w:r w:rsidR="00895897">
        <w:rPr>
          <w:sz w:val="16"/>
          <w:szCs w:val="16"/>
        </w:rPr>
        <w:instrText xml:space="preserve"> ADDIN EN.CITE </w:instrText>
      </w:r>
      <w:r w:rsidR="00BF6FE4">
        <w:rPr>
          <w:sz w:val="16"/>
          <w:szCs w:val="16"/>
        </w:rPr>
        <w:fldChar w:fldCharType="begin">
          <w:fldData xml:space="preserve">PEVuZE5vdGU+PENpdGU+PEF1dGhvcj5XdTwvQXV0aG9yPjxZZWFyPjIwMTA8L1llYXI+PFJlY051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</w:fldData>
        </w:fldChar>
      </w:r>
      <w:r w:rsidR="00895897">
        <w:rPr>
          <w:sz w:val="16"/>
          <w:szCs w:val="16"/>
        </w:rPr>
        <w:instrText xml:space="preserve"> ADDIN EN.CITE.DATA </w:instrText>
      </w:r>
      <w:r w:rsidR="00BF6FE4">
        <w:rPr>
          <w:sz w:val="16"/>
          <w:szCs w:val="16"/>
        </w:rPr>
      </w:r>
      <w:r w:rsidR="00BF6FE4">
        <w:rPr>
          <w:sz w:val="16"/>
          <w:szCs w:val="16"/>
        </w:rPr>
        <w:fldChar w:fldCharType="end"/>
      </w:r>
      <w:r w:rsidR="00BF6FE4">
        <w:rPr>
          <w:sz w:val="16"/>
          <w:szCs w:val="16"/>
        </w:rPr>
      </w:r>
      <w:r w:rsidR="00BF6FE4">
        <w:rPr>
          <w:sz w:val="16"/>
          <w:szCs w:val="16"/>
        </w:rPr>
        <w:fldChar w:fldCharType="separate"/>
      </w:r>
      <w:r w:rsidR="00895897" w:rsidRPr="00895897">
        <w:rPr>
          <w:sz w:val="16"/>
          <w:szCs w:val="16"/>
          <w:vertAlign w:val="superscript"/>
        </w:rPr>
        <w:t>105,106</w:t>
      </w:r>
      <w:r w:rsidR="00BF6FE4">
        <w:rPr>
          <w:sz w:val="16"/>
          <w:szCs w:val="16"/>
        </w:rPr>
        <w:fldChar w:fldCharType="end"/>
      </w:r>
      <w:r w:rsidRPr="006075CE">
        <w:rPr>
          <w:rFonts w:ascii="Arial" w:hAnsi="Arial" w:cs="Arial"/>
          <w:sz w:val="20"/>
          <w:szCs w:val="20"/>
        </w:rPr>
        <w:t xml:space="preserve">, developed as an open source project for the curation and representation of the human genome interactome, is </w:t>
      </w:r>
      <w:r w:rsidR="00912B7E">
        <w:rPr>
          <w:rFonts w:ascii="Arial" w:hAnsi="Arial" w:cs="Arial"/>
          <w:sz w:val="20"/>
          <w:szCs w:val="20"/>
        </w:rPr>
        <w:t>the</w:t>
      </w:r>
      <w:r w:rsidRPr="006075CE">
        <w:rPr>
          <w:rFonts w:ascii="Arial" w:hAnsi="Arial" w:cs="Arial"/>
          <w:sz w:val="20"/>
          <w:szCs w:val="20"/>
        </w:rPr>
        <w:t xml:space="preserve"> preferred choice.  Additionally, Reactome developers are creating tools that allow data to be exchanged among various pathway development platforms such as those in use by Pathway Tools, including SBML, BioPax, and OWL formats.  We also propose to extend our current metabolic pathway collection by reconstructing gene networks for developmental, genetic, and signaling pathways in rice, </w:t>
      </w:r>
      <w:r w:rsidRPr="006075CE">
        <w:rPr>
          <w:rFonts w:ascii="Arial" w:hAnsi="Arial" w:cs="Arial"/>
          <w:i/>
          <w:sz w:val="20"/>
          <w:szCs w:val="20"/>
        </w:rPr>
        <w:t>Arabidopsis</w:t>
      </w:r>
      <w:r w:rsidRPr="006075CE">
        <w:rPr>
          <w:rFonts w:ascii="Arial" w:hAnsi="Arial" w:cs="Arial"/>
          <w:sz w:val="20"/>
          <w:szCs w:val="20"/>
        </w:rPr>
        <w:t>, and maize.</w:t>
      </w:r>
    </w:p>
    <w:p w:rsidR="00B94800" w:rsidRDefault="00EA7A84" w:rsidP="0036324A">
      <w:pPr>
        <w:spacing w:before="120" w:after="100"/>
        <w:jc w:val="both"/>
        <w:rPr>
          <w:rFonts w:ascii="Arial" w:hAnsi="Arial" w:cs="Arial"/>
          <w:sz w:val="20"/>
          <w:szCs w:val="20"/>
        </w:rPr>
      </w:pPr>
      <w:r>
        <w:rPr>
          <w:rFonts w:ascii="Arial" w:hAnsi="Arial" w:cs="Arial"/>
          <w:sz w:val="20"/>
          <w:szCs w:val="20"/>
        </w:rPr>
        <w:t>We</w:t>
      </w:r>
      <w:r w:rsidR="007034D5" w:rsidRPr="006075CE">
        <w:rPr>
          <w:rFonts w:ascii="Arial" w:hAnsi="Arial" w:cs="Arial"/>
          <w:sz w:val="20"/>
          <w:szCs w:val="20"/>
        </w:rPr>
        <w:t xml:space="preserve"> will import the latest versions of RiceCyc, MaizeCyc, and AraCyc (</w:t>
      </w:r>
      <w:r w:rsidR="0036324A">
        <w:rPr>
          <w:rFonts w:ascii="Arial" w:hAnsi="Arial" w:cs="Arial"/>
          <w:sz w:val="20"/>
          <w:szCs w:val="20"/>
        </w:rPr>
        <w:t>Letters:</w:t>
      </w:r>
      <w:ins w:id="0" w:author="Marcela Monaco" w:date="2011-01-28T15:09:00Z">
        <w:r w:rsidR="001447A3">
          <w:rPr>
            <w:rFonts w:ascii="Arial" w:hAnsi="Arial" w:cs="Arial"/>
            <w:sz w:val="20"/>
            <w:szCs w:val="20"/>
          </w:rPr>
          <w:t xml:space="preserve"> </w:t>
        </w:r>
      </w:ins>
      <w:r w:rsidR="0036324A">
        <w:rPr>
          <w:rFonts w:ascii="Arial" w:hAnsi="Arial" w:cs="Arial"/>
          <w:sz w:val="20"/>
          <w:szCs w:val="20"/>
        </w:rPr>
        <w:t>Huala,Lawrence)</w:t>
      </w:r>
      <w:r w:rsidR="007034D5" w:rsidRPr="006075CE">
        <w:rPr>
          <w:rFonts w:ascii="Arial" w:hAnsi="Arial" w:cs="Arial"/>
          <w:sz w:val="20"/>
          <w:szCs w:val="20"/>
        </w:rPr>
        <w:t xml:space="preserve"> into the Reactome database framework</w:t>
      </w:r>
      <w:r>
        <w:rPr>
          <w:rFonts w:ascii="Arial" w:hAnsi="Arial" w:cs="Arial"/>
          <w:sz w:val="20"/>
          <w:szCs w:val="20"/>
        </w:rPr>
        <w:t xml:space="preserve"> </w:t>
      </w:r>
      <w:r w:rsidRPr="006075CE">
        <w:rPr>
          <w:rFonts w:ascii="Arial" w:hAnsi="Arial" w:cs="Arial"/>
          <w:sz w:val="20"/>
          <w:szCs w:val="20"/>
        </w:rPr>
        <w:t>(</w:t>
      </w:r>
      <w:r w:rsidR="0036324A">
        <w:rPr>
          <w:rFonts w:ascii="Arial" w:hAnsi="Arial" w:cs="Arial"/>
          <w:sz w:val="20"/>
          <w:szCs w:val="20"/>
        </w:rPr>
        <w:t>L</w:t>
      </w:r>
      <w:r w:rsidRPr="006075CE">
        <w:rPr>
          <w:rFonts w:ascii="Arial" w:hAnsi="Arial" w:cs="Arial"/>
          <w:sz w:val="20"/>
          <w:szCs w:val="20"/>
        </w:rPr>
        <w:t>etter</w:t>
      </w:r>
      <w:r w:rsidR="0036324A">
        <w:rPr>
          <w:rFonts w:ascii="Arial" w:hAnsi="Arial" w:cs="Arial"/>
          <w:sz w:val="20"/>
          <w:szCs w:val="20"/>
        </w:rPr>
        <w:t>:</w:t>
      </w:r>
      <w:ins w:id="1" w:author="Marcela Monaco" w:date="2011-01-28T15:09:00Z">
        <w:r w:rsidR="001447A3">
          <w:rPr>
            <w:rFonts w:ascii="Arial" w:hAnsi="Arial" w:cs="Arial"/>
            <w:sz w:val="20"/>
            <w:szCs w:val="20"/>
          </w:rPr>
          <w:t xml:space="preserve"> </w:t>
        </w:r>
      </w:ins>
      <w:r w:rsidRPr="006075CE">
        <w:rPr>
          <w:rFonts w:ascii="Arial" w:hAnsi="Arial" w:cs="Arial"/>
          <w:sz w:val="20"/>
          <w:szCs w:val="20"/>
        </w:rPr>
        <w:t>Peter D’Eustachio)</w:t>
      </w:r>
      <w:r w:rsidR="007034D5" w:rsidRPr="006075CE">
        <w:rPr>
          <w:rFonts w:ascii="Arial" w:hAnsi="Arial" w:cs="Arial"/>
          <w:sz w:val="20"/>
          <w:szCs w:val="20"/>
        </w:rPr>
        <w:t xml:space="preserve">. </w:t>
      </w:r>
      <w:r w:rsidR="00912B7E">
        <w:rPr>
          <w:rFonts w:ascii="Arial" w:hAnsi="Arial" w:cs="Arial"/>
          <w:sz w:val="20"/>
          <w:szCs w:val="20"/>
        </w:rPr>
        <w:t xml:space="preserve"> W</w:t>
      </w:r>
      <w:r w:rsidR="007034D5" w:rsidRPr="006075CE">
        <w:rPr>
          <w:rFonts w:ascii="Arial" w:hAnsi="Arial" w:cs="Arial"/>
          <w:sz w:val="20"/>
          <w:szCs w:val="20"/>
        </w:rPr>
        <w:t xml:space="preserve">e will use existing Reactome tools to curate key pathways </w:t>
      </w:r>
      <w:r w:rsidR="00912B7E">
        <w:rPr>
          <w:rFonts w:ascii="Arial" w:hAnsi="Arial" w:cs="Arial"/>
          <w:sz w:val="20"/>
          <w:szCs w:val="20"/>
        </w:rPr>
        <w:t>for the</w:t>
      </w:r>
      <w:r w:rsidR="007034D5" w:rsidRPr="006075CE">
        <w:rPr>
          <w:rFonts w:ascii="Arial" w:hAnsi="Arial" w:cs="Arial"/>
          <w:sz w:val="20"/>
          <w:szCs w:val="20"/>
        </w:rPr>
        <w:t xml:space="preserve"> agronomically important traits of flowering time</w:t>
      </w:r>
      <w:r>
        <w:rPr>
          <w:rFonts w:ascii="Arial" w:hAnsi="Arial" w:cs="Arial"/>
          <w:sz w:val="20"/>
          <w:szCs w:val="20"/>
        </w:rPr>
        <w:t>;</w:t>
      </w:r>
      <w:r w:rsidR="007034D5" w:rsidRPr="006075CE">
        <w:rPr>
          <w:rFonts w:ascii="Arial" w:hAnsi="Arial" w:cs="Arial"/>
          <w:sz w:val="20"/>
          <w:szCs w:val="20"/>
        </w:rPr>
        <w:t xml:space="preserve"> inflorescence development</w:t>
      </w:r>
      <w:r>
        <w:rPr>
          <w:rFonts w:ascii="Arial" w:hAnsi="Arial" w:cs="Arial"/>
          <w:sz w:val="20"/>
          <w:szCs w:val="20"/>
        </w:rPr>
        <w:t>;</w:t>
      </w:r>
      <w:r w:rsidR="007034D5" w:rsidRPr="006075CE">
        <w:rPr>
          <w:rFonts w:ascii="Arial" w:hAnsi="Arial" w:cs="Arial"/>
          <w:sz w:val="20"/>
          <w:szCs w:val="20"/>
        </w:rPr>
        <w:t xml:space="preserve"> root  development</w:t>
      </w:r>
      <w:r>
        <w:rPr>
          <w:rFonts w:ascii="Arial" w:hAnsi="Arial" w:cs="Arial"/>
          <w:sz w:val="20"/>
          <w:szCs w:val="20"/>
        </w:rPr>
        <w:t>;</w:t>
      </w:r>
      <w:r w:rsidR="007034D5" w:rsidRPr="006075CE">
        <w:rPr>
          <w:rFonts w:ascii="Arial" w:hAnsi="Arial" w:cs="Arial"/>
          <w:sz w:val="20"/>
          <w:szCs w:val="20"/>
        </w:rPr>
        <w:t xml:space="preserve"> regulation of metabolism</w:t>
      </w:r>
      <w:r>
        <w:rPr>
          <w:rFonts w:ascii="Arial" w:hAnsi="Arial" w:cs="Arial"/>
          <w:sz w:val="20"/>
          <w:szCs w:val="20"/>
        </w:rPr>
        <w:t>;</w:t>
      </w:r>
      <w:r w:rsidR="007034D5" w:rsidRPr="006075CE">
        <w:rPr>
          <w:rFonts w:ascii="Arial" w:hAnsi="Arial" w:cs="Arial"/>
          <w:sz w:val="20"/>
          <w:szCs w:val="20"/>
        </w:rPr>
        <w:t xml:space="preserve"> transport and biosynthesis of plant growth hormones</w:t>
      </w:r>
      <w:r>
        <w:rPr>
          <w:rFonts w:ascii="Arial" w:hAnsi="Arial" w:cs="Arial"/>
          <w:sz w:val="20"/>
          <w:szCs w:val="20"/>
        </w:rPr>
        <w:t>;</w:t>
      </w:r>
      <w:r w:rsidR="007034D5" w:rsidRPr="006075CE">
        <w:rPr>
          <w:rFonts w:ascii="Arial" w:hAnsi="Arial" w:cs="Arial"/>
          <w:sz w:val="20"/>
          <w:szCs w:val="20"/>
        </w:rPr>
        <w:t xml:space="preserve"> carbohydrates</w:t>
      </w:r>
      <w:r>
        <w:rPr>
          <w:rFonts w:ascii="Arial" w:hAnsi="Arial" w:cs="Arial"/>
          <w:sz w:val="20"/>
          <w:szCs w:val="20"/>
        </w:rPr>
        <w:t>;</w:t>
      </w:r>
      <w:r w:rsidR="007034D5" w:rsidRPr="006075CE">
        <w:rPr>
          <w:rFonts w:ascii="Arial" w:hAnsi="Arial" w:cs="Arial"/>
          <w:sz w:val="20"/>
          <w:szCs w:val="20"/>
        </w:rPr>
        <w:t xml:space="preserve"> se</w:t>
      </w:r>
      <w:r w:rsidR="00955646" w:rsidRPr="006075CE">
        <w:rPr>
          <w:rFonts w:ascii="Arial" w:hAnsi="Arial" w:cs="Arial"/>
          <w:sz w:val="20"/>
          <w:szCs w:val="20"/>
        </w:rPr>
        <w:t>condary metabolites</w:t>
      </w:r>
      <w:r>
        <w:rPr>
          <w:rFonts w:ascii="Arial" w:hAnsi="Arial" w:cs="Arial"/>
          <w:sz w:val="20"/>
          <w:szCs w:val="20"/>
        </w:rPr>
        <w:t>;</w:t>
      </w:r>
      <w:r w:rsidR="00955646" w:rsidRPr="006075CE">
        <w:rPr>
          <w:rFonts w:ascii="Arial" w:hAnsi="Arial" w:cs="Arial"/>
          <w:sz w:val="20"/>
          <w:szCs w:val="20"/>
        </w:rPr>
        <w:t xml:space="preserve"> B vitamins</w:t>
      </w:r>
      <w:r w:rsidR="007034D5" w:rsidRPr="006075CE">
        <w:rPr>
          <w:rFonts w:ascii="Arial" w:hAnsi="Arial" w:cs="Arial"/>
          <w:sz w:val="20"/>
          <w:szCs w:val="20"/>
        </w:rPr>
        <w:t xml:space="preserve"> (NSF #1025398)</w:t>
      </w:r>
      <w:r>
        <w:rPr>
          <w:rFonts w:ascii="Arial" w:hAnsi="Arial" w:cs="Arial"/>
          <w:sz w:val="20"/>
          <w:szCs w:val="20"/>
        </w:rPr>
        <w:t>;</w:t>
      </w:r>
      <w:r w:rsidR="007034D5" w:rsidRPr="006075CE">
        <w:rPr>
          <w:rFonts w:ascii="Arial" w:hAnsi="Arial" w:cs="Arial"/>
          <w:sz w:val="20"/>
          <w:szCs w:val="20"/>
        </w:rPr>
        <w:t xml:space="preserve"> regulation of response to abiotic </w:t>
      </w:r>
      <w:r w:rsidR="007034D5" w:rsidRPr="006075CE">
        <w:rPr>
          <w:rFonts w:ascii="Arial" w:hAnsi="Arial" w:cs="Arial"/>
          <w:sz w:val="20"/>
          <w:szCs w:val="20"/>
        </w:rPr>
        <w:lastRenderedPageBreak/>
        <w:t>stresses, drought, photoperiod and salt</w:t>
      </w:r>
      <w:r>
        <w:rPr>
          <w:rFonts w:ascii="Arial" w:hAnsi="Arial" w:cs="Arial"/>
          <w:sz w:val="20"/>
          <w:szCs w:val="20"/>
        </w:rPr>
        <w:t>;</w:t>
      </w:r>
      <w:r w:rsidR="007034D5" w:rsidRPr="006075CE">
        <w:rPr>
          <w:rFonts w:ascii="Arial" w:hAnsi="Arial" w:cs="Arial"/>
          <w:sz w:val="20"/>
          <w:szCs w:val="20"/>
        </w:rPr>
        <w:t xml:space="preserve"> and important biotic disease stresses. </w:t>
      </w:r>
      <w:r>
        <w:rPr>
          <w:rFonts w:ascii="Arial" w:hAnsi="Arial" w:cs="Arial"/>
          <w:sz w:val="20"/>
          <w:szCs w:val="20"/>
        </w:rPr>
        <w:t xml:space="preserve"> </w:t>
      </w:r>
      <w:r w:rsidR="00912B7E">
        <w:rPr>
          <w:rFonts w:ascii="Arial" w:hAnsi="Arial" w:cs="Arial"/>
          <w:sz w:val="20"/>
          <w:szCs w:val="20"/>
        </w:rPr>
        <w:t xml:space="preserve">We </w:t>
      </w:r>
      <w:r w:rsidR="007034D5" w:rsidRPr="006075CE">
        <w:rPr>
          <w:rFonts w:ascii="Arial" w:hAnsi="Arial" w:cs="Arial"/>
          <w:sz w:val="20"/>
          <w:szCs w:val="20"/>
        </w:rPr>
        <w:t>will emphasi</w:t>
      </w:r>
      <w:r>
        <w:rPr>
          <w:rFonts w:ascii="Arial" w:hAnsi="Arial" w:cs="Arial"/>
          <w:sz w:val="20"/>
          <w:szCs w:val="20"/>
        </w:rPr>
        <w:t>ze</w:t>
      </w:r>
      <w:r w:rsidR="007034D5" w:rsidRPr="006075CE">
        <w:rPr>
          <w:rFonts w:ascii="Arial" w:hAnsi="Arial" w:cs="Arial"/>
          <w:sz w:val="20"/>
          <w:szCs w:val="20"/>
        </w:rPr>
        <w:t xml:space="preserve"> high-priority datasets currently being generated such as on C3-C4 photosynthesis in rice, maize, </w:t>
      </w:r>
      <w:r w:rsidR="007034D5" w:rsidRPr="006075CE">
        <w:rPr>
          <w:rFonts w:ascii="Arial" w:hAnsi="Arial" w:cs="Arial"/>
          <w:i/>
          <w:sz w:val="20"/>
          <w:szCs w:val="20"/>
        </w:rPr>
        <w:t>Brachypodium</w:t>
      </w:r>
      <w:r w:rsidR="007034D5" w:rsidRPr="006075CE">
        <w:rPr>
          <w:rFonts w:ascii="Arial" w:hAnsi="Arial" w:cs="Arial"/>
          <w:sz w:val="20"/>
          <w:szCs w:val="20"/>
        </w:rPr>
        <w:t xml:space="preserve"> and </w:t>
      </w:r>
      <w:r w:rsidR="007034D5" w:rsidRPr="006075CE">
        <w:rPr>
          <w:rFonts w:ascii="Arial" w:hAnsi="Arial" w:cs="Arial"/>
          <w:i/>
          <w:sz w:val="20"/>
          <w:szCs w:val="20"/>
        </w:rPr>
        <w:t>Setaria</w:t>
      </w:r>
      <w:r w:rsidR="007034D5" w:rsidRPr="006075CE">
        <w:rPr>
          <w:rFonts w:ascii="Arial" w:hAnsi="Arial" w:cs="Arial"/>
          <w:sz w:val="20"/>
          <w:szCs w:val="20"/>
        </w:rPr>
        <w:t xml:space="preserve"> (foxtail millet) (</w:t>
      </w:r>
      <w:r w:rsidR="002D2844">
        <w:rPr>
          <w:rFonts w:ascii="Arial" w:hAnsi="Arial" w:cs="Arial"/>
          <w:sz w:val="20"/>
          <w:szCs w:val="20"/>
        </w:rPr>
        <w:t xml:space="preserve">Letter: </w:t>
      </w:r>
      <w:r w:rsidR="007034D5" w:rsidRPr="006075CE">
        <w:rPr>
          <w:rFonts w:ascii="Arial" w:hAnsi="Arial" w:cs="Arial"/>
          <w:sz w:val="20"/>
          <w:szCs w:val="20"/>
        </w:rPr>
        <w:t xml:space="preserve">Nelson) or those that will be funded in the next couple of </w:t>
      </w:r>
      <w:r w:rsidR="00BF6FE4" w:rsidRPr="00BF6FE4">
        <w:pict>
          <v:shape id="_x0000_s1102" type="#_x0000_t202" style="position:absolute;left:0;text-align:left;margin-left:197.7pt;margin-top:219.3pt;width:280pt;height:40.7pt;z-index:251674112;mso-position-horizontal-relative:text;mso-position-vertical-relative:text" filled="f" stroked="f">
            <v:fill o:detectmouseclick="t"/>
            <v:textbox style="mso-next-textbox:#_x0000_s1102;mso-fit-shape-to-text:t" inset="0,0,0,0">
              <w:txbxContent>
                <w:p w:rsidR="00596B8D" w:rsidRPr="007C59D4" w:rsidRDefault="00596B8D" w:rsidP="007C59D4">
                  <w:pPr>
                    <w:pStyle w:val="Caption"/>
                    <w:rPr>
                      <w:rFonts w:ascii="Arial" w:hAnsi="Arial" w:cs="Arial"/>
                      <w:b w:val="0"/>
                      <w:i/>
                      <w:color w:val="auto"/>
                      <w:szCs w:val="20"/>
                    </w:rPr>
                  </w:pPr>
                  <w:r w:rsidRPr="007C59D4">
                    <w:rPr>
                      <w:rFonts w:ascii="Arial" w:hAnsi="Arial"/>
                      <w:b w:val="0"/>
                      <w:color w:val="auto"/>
                    </w:rPr>
                    <w:t xml:space="preserve">Figure </w:t>
                  </w:r>
                  <w:r w:rsidR="00EA1DC3">
                    <w:rPr>
                      <w:rFonts w:ascii="Arial" w:hAnsi="Arial"/>
                      <w:b w:val="0"/>
                      <w:color w:val="auto"/>
                    </w:rPr>
                    <w:t>9</w:t>
                  </w:r>
                  <w:r w:rsidRPr="007C59D4">
                    <w:rPr>
                      <w:rFonts w:ascii="Arial" w:hAnsi="Arial"/>
                      <w:b w:val="0"/>
                      <w:color w:val="auto"/>
                    </w:rPr>
                    <w:t xml:space="preserve">: </w:t>
                  </w:r>
                  <w:r w:rsidRPr="007C59D4">
                    <w:rPr>
                      <w:rFonts w:ascii="Arial" w:hAnsi="Arial" w:cs="Arial"/>
                      <w:b w:val="0"/>
                      <w:color w:val="auto"/>
                      <w:szCs w:val="20"/>
                    </w:rPr>
                    <w:t>A model representation of the Aim 2 workflow.</w:t>
                  </w:r>
                </w:p>
                <w:p w:rsidR="00596B8D" w:rsidRPr="007C59D4" w:rsidRDefault="00596B8D" w:rsidP="007C59D4">
                  <w:pPr>
                    <w:pStyle w:val="Caption"/>
                    <w:rPr>
                      <w:rFonts w:ascii="Arial" w:hAnsi="Arial"/>
                      <w:b w:val="0"/>
                      <w:color w:val="auto"/>
                    </w:rPr>
                  </w:pPr>
                </w:p>
              </w:txbxContent>
            </v:textbox>
            <w10:wrap type="square"/>
          </v:shape>
        </w:pict>
      </w:r>
      <w:r w:rsidR="001A21C6">
        <w:rPr>
          <w:rFonts w:ascii="Arial" w:hAnsi="Arial" w:cs="Arial"/>
          <w:sz w:val="20"/>
          <w:szCs w:val="20"/>
        </w:rPr>
        <w:drawing>
          <wp:anchor distT="0" distB="0" distL="114300" distR="114300" simplePos="0" relativeHeight="251666944" behindDoc="0" locked="0" layoutInCell="1" allowOverlap="1">
            <wp:simplePos x="0" y="0"/>
            <wp:positionH relativeFrom="column">
              <wp:posOffset>2510790</wp:posOffset>
            </wp:positionH>
            <wp:positionV relativeFrom="paragraph">
              <wp:posOffset>38100</wp:posOffset>
            </wp:positionV>
            <wp:extent cx="3556000" cy="2689860"/>
            <wp:effectExtent l="19050" t="0" r="6350" b="0"/>
            <wp:wrapSquare wrapText="bothSides"/>
            <wp:docPr id="4" name="Picture 5" descr="gramene_outlook-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mene_outlook-11.jpg"/>
                    <pic:cNvPicPr>
                      <a:picLocks noChangeAspect="1" noChangeArrowheads="1"/>
                    </pic:cNvPicPr>
                  </pic:nvPicPr>
                  <pic:blipFill>
                    <a:blip r:embed="rId15" cstate="print"/>
                    <a:srcRect l="1860" t="3873" r="8418" b="4315"/>
                    <a:stretch>
                      <a:fillRect/>
                    </a:stretch>
                  </pic:blipFill>
                  <pic:spPr bwMode="auto">
                    <a:xfrm>
                      <a:off x="0" y="0"/>
                      <a:ext cx="3556000" cy="2689860"/>
                    </a:xfrm>
                    <a:prstGeom prst="rect">
                      <a:avLst/>
                    </a:prstGeom>
                    <a:noFill/>
                    <a:ln w="9525">
                      <a:noFill/>
                      <a:miter lim="800000"/>
                      <a:headEnd/>
                      <a:tailEnd/>
                    </a:ln>
                  </pic:spPr>
                </pic:pic>
              </a:graphicData>
            </a:graphic>
          </wp:anchor>
        </w:drawing>
      </w:r>
      <w:r w:rsidR="007034D5" w:rsidRPr="006075CE">
        <w:rPr>
          <w:rFonts w:ascii="Arial" w:hAnsi="Arial" w:cs="Arial"/>
          <w:sz w:val="20"/>
          <w:szCs w:val="20"/>
        </w:rPr>
        <w:t xml:space="preserve">years.  This effort will provide the data archive, annotation and integration capabilities required by the collaborative projects and our end users in the generation and validation of hypothesis-driven models.  We plan to achieve the above by adopting existing reconstructions and data mining approaches. (1) Import the latest MetaCyc-based builds of rice, maize and </w:t>
      </w:r>
      <w:r w:rsidR="007034D5" w:rsidRPr="006075CE">
        <w:rPr>
          <w:rFonts w:ascii="Arial" w:hAnsi="Arial" w:cs="Arial"/>
          <w:i/>
          <w:sz w:val="20"/>
          <w:szCs w:val="20"/>
        </w:rPr>
        <w:t>Arabidopsis</w:t>
      </w:r>
      <w:r w:rsidR="007034D5" w:rsidRPr="006075CE">
        <w:rPr>
          <w:rFonts w:ascii="Arial" w:hAnsi="Arial" w:cs="Arial"/>
          <w:sz w:val="20"/>
          <w:szCs w:val="20"/>
        </w:rPr>
        <w:t xml:space="preserve"> metabolic pathways (</w:t>
      </w:r>
      <w:r w:rsidR="002D2844">
        <w:rPr>
          <w:rFonts w:ascii="Arial" w:hAnsi="Arial" w:cs="Arial"/>
          <w:sz w:val="20"/>
          <w:szCs w:val="20"/>
        </w:rPr>
        <w:t xml:space="preserve">Letter: </w:t>
      </w:r>
      <w:r w:rsidR="007034D5" w:rsidRPr="006075CE">
        <w:rPr>
          <w:rFonts w:ascii="Arial" w:hAnsi="Arial" w:cs="Arial"/>
          <w:sz w:val="20"/>
          <w:szCs w:val="20"/>
        </w:rPr>
        <w:t xml:space="preserve">Lawrence,  </w:t>
      </w:r>
      <w:r w:rsidR="0036324A">
        <w:rPr>
          <w:rFonts w:ascii="Arial" w:hAnsi="Arial" w:cs="Arial"/>
          <w:sz w:val="20"/>
          <w:szCs w:val="20"/>
        </w:rPr>
        <w:t>(</w:t>
      </w:r>
      <w:r w:rsidR="008567B6">
        <w:rPr>
          <w:rFonts w:ascii="Arial" w:hAnsi="Arial" w:cs="Arial"/>
          <w:sz w:val="20"/>
          <w:szCs w:val="20"/>
        </w:rPr>
        <w:t>Fig. 9</w:t>
      </w:r>
      <w:r w:rsidR="002D2844" w:rsidRPr="006075CE">
        <w:rPr>
          <w:rFonts w:ascii="Arial" w:hAnsi="Arial" w:cs="Arial"/>
          <w:sz w:val="20"/>
          <w:szCs w:val="20"/>
        </w:rPr>
        <w:t>B</w:t>
      </w:r>
      <w:r w:rsidR="007034D5" w:rsidRPr="006075CE">
        <w:rPr>
          <w:rFonts w:ascii="Arial" w:hAnsi="Arial" w:cs="Arial"/>
          <w:sz w:val="20"/>
          <w:szCs w:val="20"/>
        </w:rPr>
        <w:t>). (2) Enrich the metabolic</w:t>
      </w:r>
      <w:r>
        <w:rPr>
          <w:rFonts w:ascii="Arial" w:hAnsi="Arial" w:cs="Arial"/>
          <w:sz w:val="20"/>
          <w:szCs w:val="20"/>
        </w:rPr>
        <w:t xml:space="preserve"> </w:t>
      </w:r>
      <w:r w:rsidR="007034D5" w:rsidRPr="006075CE">
        <w:rPr>
          <w:rFonts w:ascii="Arial" w:hAnsi="Arial" w:cs="Arial"/>
          <w:sz w:val="20"/>
          <w:szCs w:val="20"/>
        </w:rPr>
        <w:t>pathway dataset with pathway inferences drawn from Reactome</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&lt;EndNote&gt;&lt;Cite&gt;&lt;Author&gt;Joshi-Tope&lt;/Author&gt;&lt;Year&gt;2005&lt;/Year&gt;&lt;RecNum&gt;88&lt;/RecNum&gt;&lt;record&gt;&lt;rec-number&gt;88&lt;/rec-number&gt;&lt;foreign-keys&gt;&lt;key app="EN" db-id="p90xfdxr0d9z96extd1xvz2e02ast52rvfee"&gt;88&lt;/key&gt;&lt;/foreign-keys&gt;&lt;ref-type name="Journal Article"&gt;17&lt;/ref-type&gt;&lt;contributors&gt;&lt;authors&gt;&lt;author&gt;Joshi-Tope, G.&lt;/author&gt;&lt;author&gt;Gillespie, M.&lt;/author&gt;&lt;author&gt;Vastrik, I.&lt;/author&gt;&lt;author&gt;D&amp;apos;Eustachio, P.&lt;/author&gt;&lt;author&gt;Schmidt, E.&lt;/author&gt;&lt;author&gt;de Bono, B.&lt;/author&gt;&lt;author&gt;Jassal, B.&lt;/author&gt;&lt;author&gt;Gopinath, G. R.&lt;/author&gt;&lt;author&gt;Wu, G. R.&lt;/author&gt;&lt;author&gt;Matthews, L.&lt;/author&gt;&lt;author&gt;Lewis, S.&lt;/author&gt;&lt;author&gt;Birney, E.&lt;/author&gt;&lt;author&gt;Stein, L.&lt;/author&gt;&lt;/authors&gt;&lt;/contributors&gt;&lt;auth-address&gt;Cold Spring Harbor Laboratory, Cold Spring Harbor, NY, USA. joshi@cshl.org&lt;/auth-address&gt;&lt;titles&gt;&lt;title&gt;Reactome: a knowledgebase of biological pathways&lt;/title&gt;&lt;secondary-title&gt;Nucleic Acids Res.&lt;/secondary-title&gt;&lt;/titles&gt;&lt;periodical&gt;&lt;full-title&gt;Nucleic Acids Res.&lt;/full-title&gt;&lt;/periodical&gt;&lt;pages&gt;D428-32.&lt;/pages&gt;&lt;volume&gt;33&lt;/volume&gt;&lt;number&gt;Database issue&lt;/number&gt;&lt;keywords&gt;&lt;keyword&gt;Animals&lt;/keyword&gt;&lt;keyword&gt;*Databases, Factual&lt;/keyword&gt;&lt;keyword&gt;Gene Expression Profiling&lt;/keyword&gt;&lt;keyword&gt;Humans&lt;/keyword&gt;&lt;keyword&gt;Metabolism&lt;/keyword&gt;&lt;keyword&gt;*Physiological Processes&lt;/keyword&gt;&lt;keyword&gt;Research Support, Non-U.S. Gov&amp;apos;t&lt;/keyword&gt;&lt;keyword&gt;Research Support, U.S. Gov&amp;apos;t, P.H.S.&lt;/keyword&gt;&lt;keyword&gt;Signal Transduction&lt;/keyword&gt;&lt;keyword&gt;User-Computer Interface&lt;/keyword&gt;&lt;/keywords&gt;&lt;dates&gt;&lt;year&gt;2005&lt;/year&gt;&lt;/dates&gt;&lt;accession-num&gt;15608231&lt;/accession-num&gt;&lt;urls&gt;&lt;related-urls&gt;&lt;url&gt;http://www.ncbi.nlm.nih.gov/entrez/query.fcgi?cmd=Retrieve&amp;amp;db=PubMed&amp;amp;dopt=Citation&amp;amp;list_uids=15608231 &lt;/url&gt;&lt;/related-urls&gt;&lt;/urls&gt;&lt;/record&gt;&lt;/Cite&gt;&lt;/EndNote&gt;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107</w:t>
      </w:r>
      <w:r w:rsidR="00BF6FE4">
        <w:rPr>
          <w:rFonts w:ascii="Arial" w:hAnsi="Arial" w:cs="Arial"/>
          <w:sz w:val="20"/>
          <w:szCs w:val="20"/>
        </w:rPr>
        <w:fldChar w:fldCharType="end"/>
      </w:r>
      <w:r w:rsidR="007034D5" w:rsidRPr="006075CE">
        <w:rPr>
          <w:rFonts w:ascii="Arial" w:hAnsi="Arial" w:cs="Arial"/>
          <w:sz w:val="20"/>
          <w:szCs w:val="20"/>
        </w:rPr>
        <w:t xml:space="preserve">, primarily focusing on regulatory processes, such as cell growth, cell cycle, DNA replication/repair and circadian rhythms, which is in addition to the above mentioned priority sets. (3) Validate </w:t>
      </w:r>
      <w:r w:rsidR="00DF480B">
        <w:rPr>
          <w:rFonts w:ascii="Arial" w:hAnsi="Arial" w:cs="Arial"/>
          <w:sz w:val="20"/>
          <w:szCs w:val="20"/>
        </w:rPr>
        <w:t xml:space="preserve">the pathways </w:t>
      </w:r>
      <w:r w:rsidR="007034D5" w:rsidRPr="006075CE">
        <w:rPr>
          <w:rFonts w:ascii="Arial" w:hAnsi="Arial" w:cs="Arial"/>
          <w:sz w:val="20"/>
          <w:szCs w:val="20"/>
        </w:rPr>
        <w:t>empirical</w:t>
      </w:r>
      <w:r>
        <w:rPr>
          <w:rFonts w:ascii="Arial" w:hAnsi="Arial" w:cs="Arial"/>
          <w:sz w:val="20"/>
          <w:szCs w:val="20"/>
        </w:rPr>
        <w:t>ly</w:t>
      </w:r>
      <w:r w:rsidR="007034D5" w:rsidRPr="006075CE">
        <w:rPr>
          <w:rFonts w:ascii="Arial" w:hAnsi="Arial" w:cs="Arial"/>
          <w:sz w:val="20"/>
          <w:szCs w:val="20"/>
        </w:rPr>
        <w:t xml:space="preserve"> through an integrated approach based on annotated EBI-ATLAS gene expression data described later (</w:t>
      </w:r>
      <w:r w:rsidR="008567B6">
        <w:rPr>
          <w:rFonts w:ascii="Arial" w:hAnsi="Arial" w:cs="Arial"/>
          <w:sz w:val="20"/>
          <w:szCs w:val="20"/>
        </w:rPr>
        <w:t>Fig. 9</w:t>
      </w:r>
      <w:r w:rsidR="002D2844" w:rsidRPr="006075CE">
        <w:rPr>
          <w:rFonts w:ascii="Arial" w:hAnsi="Arial" w:cs="Arial"/>
          <w:sz w:val="20"/>
          <w:szCs w:val="20"/>
        </w:rPr>
        <w:t>D</w:t>
      </w:r>
      <w:r w:rsidR="007034D5" w:rsidRPr="006075CE">
        <w:rPr>
          <w:rFonts w:ascii="Arial" w:hAnsi="Arial" w:cs="Arial"/>
          <w:sz w:val="20"/>
          <w:szCs w:val="20"/>
        </w:rPr>
        <w:t xml:space="preserve">) and phylogenomic analysis in </w:t>
      </w:r>
      <w:r w:rsidR="0036324A">
        <w:rPr>
          <w:rFonts w:ascii="Arial" w:hAnsi="Arial" w:cs="Arial"/>
          <w:sz w:val="20"/>
          <w:szCs w:val="20"/>
        </w:rPr>
        <w:t>A</w:t>
      </w:r>
      <w:r w:rsidR="007034D5" w:rsidRPr="006075CE">
        <w:rPr>
          <w:rFonts w:ascii="Arial" w:hAnsi="Arial" w:cs="Arial"/>
          <w:sz w:val="20"/>
          <w:szCs w:val="20"/>
        </w:rPr>
        <w:t>im</w:t>
      </w:r>
      <w:r>
        <w:rPr>
          <w:rFonts w:ascii="Arial" w:hAnsi="Arial" w:cs="Arial"/>
          <w:sz w:val="20"/>
          <w:szCs w:val="20"/>
        </w:rPr>
        <w:t xml:space="preserve"> </w:t>
      </w:r>
      <w:r w:rsidR="007034D5" w:rsidRPr="006075CE">
        <w:rPr>
          <w:rFonts w:ascii="Arial" w:hAnsi="Arial" w:cs="Arial"/>
          <w:sz w:val="20"/>
          <w:szCs w:val="20"/>
        </w:rPr>
        <w:t>1.  (4) Introduce experimentally validated and/or predicted molecular interaction datasets, including protein-protein, Chip-Seq, biochemical affinity, epigenomics, and genetic interaction data (</w:t>
      </w:r>
      <w:r w:rsidR="008F31AE">
        <w:rPr>
          <w:rFonts w:ascii="Arial" w:hAnsi="Arial" w:cs="Arial"/>
          <w:sz w:val="20"/>
          <w:szCs w:val="20"/>
        </w:rPr>
        <w:t>Letter:</w:t>
      </w:r>
      <w:r w:rsidR="008F31AE" w:rsidRPr="006075CE">
        <w:rPr>
          <w:rFonts w:ascii="Arial" w:hAnsi="Arial" w:cs="Arial"/>
          <w:sz w:val="20"/>
          <w:szCs w:val="20"/>
        </w:rPr>
        <w:t xml:space="preserve"> </w:t>
      </w:r>
      <w:r w:rsidR="007034D5" w:rsidRPr="006075CE">
        <w:rPr>
          <w:rFonts w:ascii="Arial" w:hAnsi="Arial" w:cs="Arial"/>
          <w:sz w:val="20"/>
          <w:szCs w:val="20"/>
        </w:rPr>
        <w:t>Wagner, Huala, Lawrence, Provart).  The majority of these would be imported from curated databases like BAR, IntAct, BIND, DIP, MINT, etc., and/or would be requested from authors of the publications in a standard format (</w:t>
      </w:r>
      <w:r w:rsidR="008F31AE">
        <w:rPr>
          <w:rFonts w:ascii="Arial" w:hAnsi="Arial" w:cs="Arial"/>
          <w:sz w:val="20"/>
          <w:szCs w:val="20"/>
        </w:rPr>
        <w:t>Letter: Crispin/</w:t>
      </w:r>
      <w:r w:rsidR="007034D5" w:rsidRPr="006075CE">
        <w:rPr>
          <w:rFonts w:ascii="Arial" w:hAnsi="Arial" w:cs="Arial"/>
          <w:sz w:val="20"/>
          <w:szCs w:val="20"/>
        </w:rPr>
        <w:t>ASPB) as described in Aim 3. (5) Retrieve functional gene annotations and molecular annotations from legacy publications using data mining tools such as Textpresso and BioCreative</w:t>
      </w:r>
      <w:r w:rsidR="00BF6FE4">
        <w:rPr>
          <w:rFonts w:ascii="Arial" w:hAnsi="Arial" w:cs="Arial"/>
          <w:sz w:val="20"/>
          <w:szCs w:val="20"/>
        </w:rPr>
        <w:fldChar w:fldCharType="begin">
          <w:fldData xml:space="preserve">PEVuZE5vdGU+PENpdGU+PEF1dGhvcj5VcmJhbnNraTwvQXV0aG9yPjxZZWFyPjIwMDk8L1llYXI+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PEVuZE5vdGU+PENpdGU+PEF1dGhvcj5VcmJhbnNraTwvQXV0aG9yPjxZZWFyPjIwMDk8L1llYXI+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108-110</w:t>
      </w:r>
      <w:r w:rsidR="00BF6FE4">
        <w:rPr>
          <w:rFonts w:ascii="Arial" w:hAnsi="Arial" w:cs="Arial"/>
          <w:sz w:val="20"/>
          <w:szCs w:val="20"/>
        </w:rPr>
        <w:fldChar w:fldCharType="end"/>
      </w:r>
      <w:r w:rsidR="007034D5" w:rsidRPr="006075CE">
        <w:rPr>
          <w:rFonts w:ascii="Arial" w:hAnsi="Arial" w:cs="Arial"/>
          <w:sz w:val="20"/>
          <w:szCs w:val="20"/>
        </w:rPr>
        <w:t xml:space="preserve"> methods that make use of Natural Language Processing (</w:t>
      </w:r>
      <w:r w:rsidR="0055192F">
        <w:rPr>
          <w:rFonts w:ascii="Arial" w:hAnsi="Arial" w:cs="Arial"/>
          <w:sz w:val="20"/>
          <w:szCs w:val="20"/>
        </w:rPr>
        <w:t>Fig. 9</w:t>
      </w:r>
      <w:r w:rsidR="008F31AE">
        <w:rPr>
          <w:rFonts w:ascii="Arial" w:hAnsi="Arial" w:cs="Arial"/>
          <w:sz w:val="20"/>
          <w:szCs w:val="20"/>
        </w:rPr>
        <w:t>B</w:t>
      </w:r>
      <w:r w:rsidR="007034D5" w:rsidRPr="006075CE">
        <w:rPr>
          <w:rFonts w:ascii="Arial" w:hAnsi="Arial" w:cs="Arial"/>
          <w:sz w:val="20"/>
          <w:szCs w:val="20"/>
        </w:rPr>
        <w:t>).  Though these methods are constantly evolving, we plan to create a reference library that includes known and predicted gene names, symbols, functions, phenotypes, and pathway annotations in the three target species.  This library</w:t>
      </w:r>
      <w:r>
        <w:rPr>
          <w:rFonts w:ascii="Arial" w:hAnsi="Arial" w:cs="Arial"/>
          <w:sz w:val="20"/>
          <w:szCs w:val="20"/>
        </w:rPr>
        <w:t>,</w:t>
      </w:r>
      <w:r w:rsidR="007034D5" w:rsidRPr="006075CE">
        <w:rPr>
          <w:rFonts w:ascii="Arial" w:hAnsi="Arial" w:cs="Arial"/>
          <w:sz w:val="20"/>
          <w:szCs w:val="20"/>
        </w:rPr>
        <w:t xml:space="preserve"> rev</w:t>
      </w:r>
      <w:r>
        <w:rPr>
          <w:rFonts w:ascii="Arial" w:hAnsi="Arial" w:cs="Arial"/>
          <w:sz w:val="20"/>
          <w:szCs w:val="20"/>
        </w:rPr>
        <w:t>ie</w:t>
      </w:r>
      <w:r w:rsidR="007034D5" w:rsidRPr="006075CE">
        <w:rPr>
          <w:rFonts w:ascii="Arial" w:hAnsi="Arial" w:cs="Arial"/>
          <w:sz w:val="20"/>
          <w:szCs w:val="20"/>
        </w:rPr>
        <w:t>wed by manual intervention</w:t>
      </w:r>
      <w:r>
        <w:rPr>
          <w:rFonts w:ascii="Arial" w:hAnsi="Arial" w:cs="Arial"/>
          <w:sz w:val="20"/>
          <w:szCs w:val="20"/>
        </w:rPr>
        <w:t>,</w:t>
      </w:r>
      <w:r w:rsidR="007034D5" w:rsidRPr="006075CE">
        <w:rPr>
          <w:rFonts w:ascii="Arial" w:hAnsi="Arial" w:cs="Arial"/>
          <w:sz w:val="20"/>
          <w:szCs w:val="20"/>
        </w:rPr>
        <w:t xml:space="preserve"> will constitute the training – and eventually the experimental – dataset for genome-wide analysis on legacy and futur</w:t>
      </w:r>
      <w:r>
        <w:rPr>
          <w:rFonts w:ascii="Arial" w:hAnsi="Arial" w:cs="Arial"/>
          <w:sz w:val="20"/>
          <w:szCs w:val="20"/>
        </w:rPr>
        <w:t>e</w:t>
      </w:r>
      <w:r w:rsidR="007034D5" w:rsidRPr="006075CE">
        <w:rPr>
          <w:rFonts w:ascii="Arial" w:hAnsi="Arial" w:cs="Arial"/>
          <w:sz w:val="20"/>
          <w:szCs w:val="20"/>
        </w:rPr>
        <w:t xml:space="preserve"> large</w:t>
      </w:r>
      <w:r w:rsidR="00DF480B">
        <w:rPr>
          <w:rFonts w:ascii="Arial" w:hAnsi="Arial" w:cs="Arial"/>
          <w:sz w:val="20"/>
          <w:szCs w:val="20"/>
        </w:rPr>
        <w:t>-</w:t>
      </w:r>
      <w:r w:rsidR="007034D5" w:rsidRPr="006075CE">
        <w:rPr>
          <w:rFonts w:ascii="Arial" w:hAnsi="Arial" w:cs="Arial"/>
          <w:sz w:val="20"/>
          <w:szCs w:val="20"/>
        </w:rPr>
        <w:t>scale annotation</w:t>
      </w:r>
      <w:r>
        <w:rPr>
          <w:rFonts w:ascii="Arial" w:hAnsi="Arial" w:cs="Arial"/>
          <w:sz w:val="20"/>
          <w:szCs w:val="20"/>
        </w:rPr>
        <w:t>s</w:t>
      </w:r>
      <w:r w:rsidR="007034D5" w:rsidRPr="006075CE">
        <w:rPr>
          <w:rFonts w:ascii="Arial" w:hAnsi="Arial" w:cs="Arial"/>
          <w:sz w:val="20"/>
          <w:szCs w:val="20"/>
        </w:rPr>
        <w:t xml:space="preserve"> of published data sets.  We anticipate bottlenecks to access full-text data from publishers</w:t>
      </w:r>
      <w:r w:rsidR="00DF480B">
        <w:rPr>
          <w:rFonts w:ascii="Arial" w:hAnsi="Arial" w:cs="Arial"/>
          <w:sz w:val="20"/>
          <w:szCs w:val="20"/>
        </w:rPr>
        <w:t>,</w:t>
      </w:r>
      <w:r w:rsidR="007034D5" w:rsidRPr="006075CE">
        <w:rPr>
          <w:rFonts w:ascii="Arial" w:hAnsi="Arial" w:cs="Arial"/>
          <w:sz w:val="20"/>
          <w:szCs w:val="20"/>
        </w:rPr>
        <w:t xml:space="preserve"> therefore we will implement a test set on select publications from the two ASPB journals, </w:t>
      </w:r>
      <w:r w:rsidR="002D0BE6" w:rsidRPr="002D0BE6">
        <w:rPr>
          <w:rFonts w:ascii="Arial" w:hAnsi="Arial" w:cs="Arial"/>
          <w:i/>
          <w:sz w:val="20"/>
          <w:szCs w:val="20"/>
        </w:rPr>
        <w:t>Plant Physiology</w:t>
      </w:r>
      <w:r w:rsidR="007034D5" w:rsidRPr="006075CE">
        <w:rPr>
          <w:rFonts w:ascii="Arial" w:hAnsi="Arial" w:cs="Arial"/>
          <w:sz w:val="20"/>
          <w:szCs w:val="20"/>
        </w:rPr>
        <w:t xml:space="preserve"> and </w:t>
      </w:r>
      <w:r w:rsidR="002D0BE6" w:rsidRPr="002D0BE6">
        <w:rPr>
          <w:rFonts w:ascii="Arial" w:hAnsi="Arial" w:cs="Arial"/>
          <w:i/>
          <w:sz w:val="20"/>
          <w:szCs w:val="20"/>
        </w:rPr>
        <w:t>Plant Cell</w:t>
      </w:r>
      <w:r w:rsidR="007034D5" w:rsidRPr="006075CE">
        <w:rPr>
          <w:rFonts w:ascii="Arial" w:hAnsi="Arial" w:cs="Arial"/>
          <w:sz w:val="20"/>
          <w:szCs w:val="20"/>
        </w:rPr>
        <w:t>.  We anticipate that the data mining methods that we develop in collaboration with ASPB will be applicable to any journal.</w:t>
      </w:r>
      <w:r>
        <w:rPr>
          <w:rFonts w:ascii="Arial" w:hAnsi="Arial" w:cs="Arial"/>
          <w:sz w:val="20"/>
          <w:szCs w:val="20"/>
        </w:rPr>
        <w:t xml:space="preserve"> </w:t>
      </w:r>
      <w:r w:rsidR="007034D5" w:rsidRPr="006075CE">
        <w:rPr>
          <w:rFonts w:ascii="Arial" w:hAnsi="Arial" w:cs="Arial"/>
          <w:sz w:val="20"/>
          <w:szCs w:val="20"/>
        </w:rPr>
        <w:t xml:space="preserve"> In our proof of concept work with the rice Reactome, we were successful in importing all 374 RiceCyc metabolic networks</w:t>
      </w:r>
      <w:r w:rsidR="00274D8B">
        <w:rPr>
          <w:rFonts w:ascii="Arial" w:hAnsi="Arial" w:cs="Arial"/>
          <w:sz w:val="20"/>
          <w:szCs w:val="20"/>
        </w:rPr>
        <w:t>. In addition we were able to derive ~</w:t>
      </w:r>
      <w:r w:rsidR="00274D8B" w:rsidRPr="006075CE">
        <w:rPr>
          <w:rFonts w:ascii="Arial" w:hAnsi="Arial" w:cs="Arial"/>
          <w:sz w:val="20"/>
          <w:szCs w:val="20"/>
        </w:rPr>
        <w:t>130 enr</w:t>
      </w:r>
      <w:r w:rsidR="00274D8B">
        <w:rPr>
          <w:rFonts w:ascii="Arial" w:hAnsi="Arial" w:cs="Arial"/>
          <w:sz w:val="20"/>
          <w:szCs w:val="20"/>
        </w:rPr>
        <w:t>i</w:t>
      </w:r>
      <w:r w:rsidR="00274D8B" w:rsidRPr="006075CE">
        <w:rPr>
          <w:rFonts w:ascii="Arial" w:hAnsi="Arial" w:cs="Arial"/>
          <w:sz w:val="20"/>
          <w:szCs w:val="20"/>
        </w:rPr>
        <w:t xml:space="preserve">ched set of </w:t>
      </w:r>
      <w:r w:rsidR="00274D8B">
        <w:rPr>
          <w:rFonts w:ascii="Arial" w:hAnsi="Arial" w:cs="Arial"/>
          <w:sz w:val="20"/>
          <w:szCs w:val="20"/>
        </w:rPr>
        <w:t>regulatory/signaling</w:t>
      </w:r>
      <w:r w:rsidR="007034D5" w:rsidRPr="006075CE">
        <w:rPr>
          <w:rFonts w:ascii="Arial" w:hAnsi="Arial" w:cs="Arial"/>
          <w:sz w:val="20"/>
          <w:szCs w:val="20"/>
        </w:rPr>
        <w:t xml:space="preserve"> pathways including DNA replication, DNA</w:t>
      </w:r>
      <w:r>
        <w:rPr>
          <w:rFonts w:ascii="Arial" w:hAnsi="Arial" w:cs="Arial"/>
          <w:sz w:val="20"/>
          <w:szCs w:val="20"/>
        </w:rPr>
        <w:t xml:space="preserve"> </w:t>
      </w:r>
      <w:r w:rsidR="007034D5" w:rsidRPr="006075CE">
        <w:rPr>
          <w:rFonts w:ascii="Arial" w:hAnsi="Arial" w:cs="Arial"/>
          <w:sz w:val="20"/>
          <w:szCs w:val="20"/>
        </w:rPr>
        <w:t>repair and cell cycle based on human gene orthology based projections in the Reactome central database maintained by Lincoln Stein’s Lab at OICR (</w:t>
      </w:r>
      <w:r w:rsidR="00412C86">
        <w:rPr>
          <w:rFonts w:ascii="Arial" w:hAnsi="Arial" w:cs="Arial"/>
          <w:sz w:val="20"/>
          <w:szCs w:val="20"/>
        </w:rPr>
        <w:t>Letter: Stein</w:t>
      </w:r>
      <w:r w:rsidR="007034D5" w:rsidRPr="006075CE">
        <w:rPr>
          <w:rFonts w:ascii="Arial" w:hAnsi="Arial" w:cs="Arial"/>
          <w:sz w:val="20"/>
          <w:szCs w:val="20"/>
        </w:rPr>
        <w:t xml:space="preserve">) by way of </w:t>
      </w:r>
      <w:r>
        <w:rPr>
          <w:rFonts w:ascii="Arial" w:hAnsi="Arial" w:cs="Arial"/>
          <w:sz w:val="20"/>
          <w:szCs w:val="20"/>
        </w:rPr>
        <w:t>the</w:t>
      </w:r>
      <w:r w:rsidR="007034D5" w:rsidRPr="006075CE">
        <w:rPr>
          <w:rFonts w:ascii="Arial" w:hAnsi="Arial" w:cs="Arial"/>
          <w:sz w:val="20"/>
          <w:szCs w:val="20"/>
        </w:rPr>
        <w:t xml:space="preserve"> BioPax exchange format. We are currently refining the datasets and are developing standardized methods for curating such networks. Upon full Reactome availability, the current MetaCyc based views of rice, sorghum, and </w:t>
      </w:r>
      <w:r w:rsidR="007034D5" w:rsidRPr="006075CE">
        <w:rPr>
          <w:rFonts w:ascii="Arial" w:hAnsi="Arial" w:cs="Arial"/>
          <w:i/>
          <w:sz w:val="20"/>
          <w:szCs w:val="20"/>
        </w:rPr>
        <w:t>Brachypodium</w:t>
      </w:r>
      <w:r w:rsidR="007034D5" w:rsidRPr="006075CE">
        <w:rPr>
          <w:rFonts w:ascii="Arial" w:hAnsi="Arial" w:cs="Arial"/>
          <w:sz w:val="20"/>
          <w:szCs w:val="20"/>
        </w:rPr>
        <w:t xml:space="preserve"> served principally from Gramene will be retired and mirrored from iPlant </w:t>
      </w:r>
      <w:r>
        <w:rPr>
          <w:rFonts w:ascii="Arial" w:hAnsi="Arial" w:cs="Arial"/>
          <w:sz w:val="20"/>
          <w:szCs w:val="20"/>
        </w:rPr>
        <w:t>resources</w:t>
      </w:r>
      <w:r w:rsidR="0055192F">
        <w:rPr>
          <w:rFonts w:ascii="Arial" w:hAnsi="Arial" w:cs="Arial"/>
          <w:sz w:val="20"/>
          <w:szCs w:val="20"/>
        </w:rPr>
        <w:t xml:space="preserve"> (Letter: Stanzione)</w:t>
      </w:r>
      <w:r w:rsidR="007034D5" w:rsidRPr="006075CE">
        <w:rPr>
          <w:rFonts w:ascii="Arial" w:hAnsi="Arial" w:cs="Arial"/>
          <w:sz w:val="20"/>
          <w:szCs w:val="20"/>
        </w:rPr>
        <w:t>.</w:t>
      </w:r>
    </w:p>
    <w:p w:rsidR="00274D8B" w:rsidRPr="00F91BBB" w:rsidRDefault="00274D8B" w:rsidP="00274D8B">
      <w:pPr>
        <w:spacing w:before="120" w:after="100"/>
        <w:rPr>
          <w:rFonts w:ascii="Arial" w:hAnsi="Arial" w:cs="Arial"/>
          <w:color w:val="FF0000"/>
          <w:sz w:val="20"/>
          <w:szCs w:val="20"/>
        </w:rPr>
      </w:pPr>
      <w:r w:rsidRPr="006075CE">
        <w:rPr>
          <w:rFonts w:ascii="Arial" w:hAnsi="Arial" w:cs="Arial"/>
          <w:i/>
          <w:sz w:val="20"/>
          <w:szCs w:val="20"/>
        </w:rPr>
        <w:t>In addition to the model species Reactome databases, we will create a pilot reference catalog of plant Reactome network</w:t>
      </w:r>
      <w:r w:rsidRPr="006075CE">
        <w:rPr>
          <w:rFonts w:ascii="Arial" w:hAnsi="Arial" w:cs="Arial"/>
          <w:sz w:val="20"/>
          <w:szCs w:val="20"/>
        </w:rPr>
        <w:t xml:space="preserve">. </w:t>
      </w:r>
      <w:r>
        <w:rPr>
          <w:rFonts w:ascii="Arial" w:hAnsi="Arial" w:cs="Arial"/>
          <w:sz w:val="20"/>
          <w:szCs w:val="20"/>
        </w:rPr>
        <w:t xml:space="preserve"> </w:t>
      </w:r>
      <w:r w:rsidRPr="006075CE">
        <w:rPr>
          <w:rFonts w:ascii="Arial" w:hAnsi="Arial" w:cs="Arial"/>
          <w:sz w:val="20"/>
          <w:szCs w:val="20"/>
        </w:rPr>
        <w:t xml:space="preserve">We have found that often experimental support for pathways in the three model </w:t>
      </w:r>
      <w:r w:rsidRPr="006075CE">
        <w:rPr>
          <w:rFonts w:ascii="Arial" w:hAnsi="Arial" w:cs="Arial"/>
          <w:sz w:val="20"/>
          <w:szCs w:val="20"/>
        </w:rPr>
        <w:lastRenderedPageBreak/>
        <w:t>species may come from non-model plants</w:t>
      </w:r>
      <w:r w:rsidR="00BF6FE4">
        <w:rPr>
          <w:rFonts w:ascii="Arial" w:hAnsi="Arial" w:cs="Arial"/>
          <w:sz w:val="20"/>
          <w:szCs w:val="20"/>
        </w:rPr>
        <w:fldChar w:fldCharType="begin">
          <w:fldData xml:space="preserve">PEVuZE5vdGU+PENpdGU+PEF1dGhvcj5HZW5peDwvQXV0aG9yPjxZZWFyPjE5OTA8L1llYXI+PFJl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</w:fldData>
        </w:fldChar>
      </w:r>
      <w:r w:rsidR="00895897">
        <w:rPr>
          <w:rFonts w:ascii="Arial" w:hAnsi="Arial" w:cs="Arial"/>
          <w:sz w:val="20"/>
          <w:szCs w:val="20"/>
        </w:rPr>
        <w:instrText xml:space="preserve"> ADDIN EN.CITE </w:instrText>
      </w:r>
      <w:r w:rsidR="00BF6FE4">
        <w:rPr>
          <w:rFonts w:ascii="Arial" w:hAnsi="Arial" w:cs="Arial"/>
          <w:sz w:val="20"/>
          <w:szCs w:val="20"/>
        </w:rPr>
        <w:fldChar w:fldCharType="begin">
          <w:fldData xml:space="preserve">PEVuZE5vdGU+PENpdGU+PEF1dGhvcj5HZW5peDwvQXV0aG9yPjxZZWFyPjE5OTA8L1llYXI+PFJl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</w:fldData>
        </w:fldChar>
      </w:r>
      <w:r w:rsidR="00895897">
        <w:rPr>
          <w:rFonts w:ascii="Arial" w:hAnsi="Arial" w:cs="Arial"/>
          <w:sz w:val="20"/>
          <w:szCs w:val="20"/>
        </w:rPr>
        <w:instrText xml:space="preserve"> ADDIN EN.CITE.DATA </w:instrText>
      </w:r>
      <w:r w:rsidR="00BF6FE4">
        <w:rPr>
          <w:rFonts w:ascii="Arial" w:hAnsi="Arial" w:cs="Arial"/>
          <w:sz w:val="20"/>
          <w:szCs w:val="20"/>
        </w:rPr>
      </w:r>
      <w:r w:rsidR="00BF6FE4">
        <w:rPr>
          <w:rFonts w:ascii="Arial" w:hAnsi="Arial" w:cs="Arial"/>
          <w:sz w:val="20"/>
          <w:szCs w:val="20"/>
        </w:rPr>
        <w:fldChar w:fldCharType="end"/>
      </w:r>
      <w:r w:rsidR="00BF6FE4">
        <w:rPr>
          <w:rFonts w:ascii="Arial" w:hAnsi="Arial" w:cs="Arial"/>
          <w:sz w:val="20"/>
          <w:szCs w:val="20"/>
        </w:rPr>
      </w:r>
      <w:r w:rsidR="00BF6FE4">
        <w:rPr>
          <w:rFonts w:ascii="Arial" w:hAnsi="Arial" w:cs="Arial"/>
          <w:sz w:val="20"/>
          <w:szCs w:val="20"/>
        </w:rPr>
        <w:fldChar w:fldCharType="separate"/>
      </w:r>
      <w:r w:rsidR="00895897" w:rsidRPr="00895897">
        <w:rPr>
          <w:rFonts w:ascii="Arial" w:hAnsi="Arial" w:cs="Arial"/>
          <w:sz w:val="20"/>
          <w:szCs w:val="20"/>
          <w:vertAlign w:val="superscript"/>
        </w:rPr>
        <w:t>111-117</w:t>
      </w:r>
      <w:r w:rsidR="00BF6FE4">
        <w:rPr>
          <w:rFonts w:ascii="Arial" w:hAnsi="Arial" w:cs="Arial"/>
          <w:sz w:val="20"/>
          <w:szCs w:val="20"/>
        </w:rPr>
        <w:fldChar w:fldCharType="end"/>
      </w:r>
      <w:r w:rsidRPr="006075CE">
        <w:rPr>
          <w:rFonts w:ascii="Arial" w:hAnsi="Arial" w:cs="Arial"/>
          <w:sz w:val="20"/>
          <w:szCs w:val="20"/>
        </w:rPr>
        <w:t xml:space="preserve">.  Therefore, we will initiate a pilot project to curate a reference plant Reactome including experimentally-determined pathways from both non-model and model plant </w:t>
      </w:r>
      <w:r w:rsidRPr="00F91BBB">
        <w:rPr>
          <w:rFonts w:ascii="Arial" w:hAnsi="Arial" w:cs="Arial"/>
          <w:sz w:val="20"/>
          <w:szCs w:val="20"/>
        </w:rPr>
        <w:t xml:space="preserve">species.  We anticipate that, while creating a plant kingdom wide reference networks for a given biological process, the evidence may not </w:t>
      </w:r>
      <w:r>
        <w:rPr>
          <w:rFonts w:ascii="Arial" w:hAnsi="Arial" w:cs="Arial"/>
          <w:sz w:val="20"/>
          <w:szCs w:val="20"/>
        </w:rPr>
        <w:t xml:space="preserve">necessarily come from the three model plants of choice and we may also encounter reports suggesting variant networks of genes/ interactors compared to the model plants. In order to capture these subtle variations in  gene networks we will create super-pathways and interaction networks that includes all the variant components (reactions and interactors) identified in the plant kingdom with </w:t>
      </w:r>
      <w:r w:rsidR="0039203E">
        <w:rPr>
          <w:rFonts w:ascii="Arial" w:hAnsi="Arial" w:cs="Arial"/>
          <w:sz w:val="20"/>
          <w:szCs w:val="20"/>
        </w:rPr>
        <w:t>empirical</w:t>
      </w:r>
      <w:r>
        <w:rPr>
          <w:rFonts w:ascii="Arial" w:hAnsi="Arial" w:cs="Arial"/>
          <w:sz w:val="20"/>
          <w:szCs w:val="20"/>
        </w:rPr>
        <w:t xml:space="preserve"> support, thereby creating intelligent partial projections into a kind of "plant superset" Reactome.  </w:t>
      </w:r>
      <w:r w:rsidRPr="00F91BBB">
        <w:rPr>
          <w:rFonts w:ascii="Arial" w:hAnsi="Arial" w:cs="Arial"/>
          <w:sz w:val="20"/>
          <w:szCs w:val="20"/>
        </w:rPr>
        <w:t>Once developed, this dataset will provide a strong basis for projections into new species based on their taxonomic proximity and</w:t>
      </w:r>
      <w:r>
        <w:rPr>
          <w:rFonts w:ascii="Arial" w:hAnsi="Arial" w:cs="Arial"/>
          <w:sz w:val="20"/>
          <w:szCs w:val="20"/>
        </w:rPr>
        <w:t xml:space="preserve"> the evolution of orthologous genes (Aim 1).</w:t>
      </w:r>
    </w:p>
    <w:p w:rsidR="00274D8B" w:rsidRPr="00F91BBB" w:rsidRDefault="00274D8B" w:rsidP="00274D8B">
      <w:pPr>
        <w:spacing w:before="120" w:after="100"/>
        <w:rPr>
          <w:rFonts w:ascii="Arial" w:hAnsi="Arial" w:cs="Arial"/>
          <w:i/>
          <w:sz w:val="20"/>
          <w:szCs w:val="20"/>
        </w:rPr>
      </w:pPr>
      <w:r>
        <w:rPr>
          <w:rFonts w:ascii="Arial" w:hAnsi="Arial" w:cs="Arial"/>
          <w:i/>
          <w:sz w:val="20"/>
          <w:szCs w:val="20"/>
        </w:rPr>
        <w:t xml:space="preserve">Deliverables: Reactomes for rice, maize and Arabidopsis with priority on flowering time, inflorescence development, root development,  regulation of plant growth hormone metabolism, transport and synthesis, carbohydrate metabolism, vitamin-B biosynthesis (NSF </w:t>
      </w:r>
      <w:r w:rsidRPr="00413A08">
        <w:rPr>
          <w:rFonts w:ascii="Arial" w:hAnsi="Arial" w:cs="Arial"/>
          <w:i/>
          <w:sz w:val="20"/>
          <w:szCs w:val="20"/>
        </w:rPr>
        <w:t>1025398</w:t>
      </w:r>
      <w:r w:rsidRPr="00413A08">
        <w:rPr>
          <w:rFonts w:ascii="Arial" w:hAnsi="Arial" w:cs="Arial"/>
          <w:sz w:val="20"/>
          <w:szCs w:val="20"/>
        </w:rPr>
        <w:t>)</w:t>
      </w:r>
      <w:r w:rsidRPr="00F91BBB">
        <w:rPr>
          <w:rFonts w:ascii="Arial" w:hAnsi="Arial" w:cs="Arial"/>
          <w:i/>
          <w:sz w:val="20"/>
          <w:szCs w:val="20"/>
        </w:rPr>
        <w:t>, regulation of secondary plant metabolism in response to abiotic and biotic stress, C3-C4 carbon assimilation, photosynthesis</w:t>
      </w:r>
      <w:r>
        <w:rPr>
          <w:rFonts w:ascii="Arial" w:hAnsi="Arial" w:cs="Arial"/>
          <w:i/>
          <w:sz w:val="20"/>
          <w:szCs w:val="20"/>
        </w:rPr>
        <w:t>, photorespiration(Appendix 1-2).</w:t>
      </w:r>
    </w:p>
    <w:p w:rsidR="00212D43" w:rsidRDefault="007034D5" w:rsidP="00BF0781">
      <w:pPr>
        <w:spacing w:before="120" w:after="100"/>
        <w:rPr>
          <w:rFonts w:ascii="Arial" w:hAnsi="Arial" w:cs="Arial"/>
          <w:sz w:val="20"/>
          <w:szCs w:val="20"/>
        </w:rPr>
      </w:pPr>
      <w:r w:rsidRPr="006075CE">
        <w:rPr>
          <w:rFonts w:ascii="Arial" w:hAnsi="Arial" w:cs="Arial"/>
          <w:b/>
          <w:sz w:val="20"/>
          <w:szCs w:val="20"/>
        </w:rPr>
        <w:t xml:space="preserve">2.2 </w:t>
      </w:r>
      <w:r w:rsidRPr="006075CE">
        <w:rPr>
          <w:rFonts w:ascii="Arial" w:hAnsi="Arial" w:cs="Arial"/>
          <w:b/>
          <w:i/>
          <w:sz w:val="20"/>
          <w:szCs w:val="20"/>
        </w:rPr>
        <w:t xml:space="preserve">Meta data analysis and annotation of the gene </w:t>
      </w:r>
      <w:r w:rsidR="00DF480B" w:rsidRPr="006075CE">
        <w:rPr>
          <w:rFonts w:ascii="Arial" w:hAnsi="Arial" w:cs="Arial"/>
          <w:b/>
          <w:i/>
          <w:sz w:val="20"/>
          <w:szCs w:val="20"/>
        </w:rPr>
        <w:t>expression datasets.</w:t>
      </w:r>
      <w:r w:rsidR="00BF0781" w:rsidRPr="00E21D91">
        <w:rPr>
          <w:rFonts w:ascii="Arial" w:hAnsi="Arial" w:cs="Arial"/>
          <w:b/>
          <w:sz w:val="20"/>
          <w:szCs w:val="20"/>
        </w:rPr>
        <w:t xml:space="preserve"> </w:t>
      </w:r>
      <w:r w:rsidR="00BF6FE4" w:rsidRPr="00BF6FE4">
        <w:rPr>
          <w:rFonts w:ascii="Arial" w:hAnsi="Arial" w:cs="Arial"/>
          <w:b/>
          <w:sz w:val="20"/>
          <w:szCs w:val="20"/>
        </w:rPr>
        <w:pict>
          <v:shape id="_x0000_s1030" type="#_x0000_t202" style="position:absolute;margin-left:162.35pt;margin-top:37.4pt;width:308.75pt;height:212.8pt;z-index:-251660800;mso-position-horizontal-relative:text;mso-position-vertical-relative:text;mso-width-relative:margin;mso-height-relative:margin" wrapcoords="-44 -65 -44 21535 21644 21535 21644 -65 -44 -65">
            <v:textbox style="mso-next-textbox:#_x0000_s1030">
              <w:txbxContent>
                <w:p w:rsidR="00596B8D" w:rsidRPr="007C59D4" w:rsidRDefault="00596B8D" w:rsidP="007C59D4">
                  <w:pPr>
                    <w:keepNext/>
                    <w:spacing w:after="0" w:line="240" w:lineRule="auto"/>
                    <w:ind w:left="-90"/>
                    <w:rPr>
                      <w:rFonts w:ascii="Arial" w:hAnsi="Arial"/>
                    </w:rPr>
                  </w:pPr>
                  <w:r w:rsidRPr="007C59D4">
                    <w:rPr>
                      <w:rFonts w:ascii="Arial" w:hAnsi="Arial"/>
                      <w:sz w:val="16"/>
                    </w:rPr>
                    <w:drawing>
                      <wp:inline distT="0" distB="0" distL="0" distR="0">
                        <wp:extent cx="3772799" cy="2192481"/>
                        <wp:effectExtent l="25400" t="0" r="11801"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774987" cy="2193752"/>
                                </a:xfrm>
                                <a:prstGeom prst="rect">
                                  <a:avLst/>
                                </a:prstGeom>
                                <a:noFill/>
                                <a:ln w="9525">
                                  <a:noFill/>
                                  <a:miter lim="800000"/>
                                  <a:headEnd/>
                                  <a:tailEnd/>
                                </a:ln>
                              </pic:spPr>
                            </pic:pic>
                          </a:graphicData>
                        </a:graphic>
                      </wp:inline>
                    </w:drawing>
                  </w:r>
                </w:p>
                <w:p w:rsidR="00596B8D" w:rsidRPr="007C59D4" w:rsidRDefault="00596B8D" w:rsidP="007C59D4">
                  <w:pPr>
                    <w:pStyle w:val="Caption"/>
                    <w:rPr>
                      <w:rFonts w:ascii="Arial" w:hAnsi="Arial"/>
                      <w:b w:val="0"/>
                      <w:color w:val="auto"/>
                    </w:rPr>
                  </w:pPr>
                  <w:r w:rsidRPr="007C59D4">
                    <w:rPr>
                      <w:rFonts w:ascii="Arial" w:hAnsi="Arial"/>
                      <w:b w:val="0"/>
                      <w:color w:val="auto"/>
                    </w:rPr>
                    <w:t xml:space="preserve">Figure </w:t>
                  </w:r>
                  <w:r w:rsidR="00EA1DC3">
                    <w:rPr>
                      <w:rFonts w:ascii="Arial" w:hAnsi="Arial"/>
                      <w:b w:val="0"/>
                      <w:color w:val="auto"/>
                    </w:rPr>
                    <w:t>10</w:t>
                  </w:r>
                  <w:r w:rsidRPr="007C59D4">
                    <w:rPr>
                      <w:rFonts w:ascii="Arial" w:hAnsi="Arial"/>
                      <w:b w:val="0"/>
                      <w:color w:val="auto"/>
                    </w:rPr>
                    <w:t>: Gene expression summary prototypes for A. thaliana provided b</w:t>
                  </w:r>
                  <w:r>
                    <w:rPr>
                      <w:rFonts w:ascii="Arial" w:hAnsi="Arial"/>
                      <w:b w:val="0"/>
                      <w:color w:val="auto"/>
                    </w:rPr>
                    <w:t>y</w:t>
                  </w:r>
                  <w:r w:rsidRPr="007C59D4">
                    <w:rPr>
                      <w:rFonts w:ascii="Arial" w:hAnsi="Arial"/>
                      <w:b w:val="0"/>
                      <w:color w:val="auto"/>
                    </w:rPr>
                    <w:t xml:space="preserve"> EBI ATLAS. Views allow single gene to a set of genes across multiple experiments and experimental conditions.</w:t>
                  </w:r>
                </w:p>
                <w:p w:rsidR="00596B8D" w:rsidRPr="007C59D4" w:rsidRDefault="00596B8D">
                  <w:pPr>
                    <w:spacing w:after="0" w:line="240" w:lineRule="auto"/>
                    <w:ind w:left="-90"/>
                    <w:rPr>
                      <w:rFonts w:ascii="Arial" w:hAnsi="Arial"/>
                      <w:sz w:val="16"/>
                    </w:rPr>
                  </w:pPr>
                </w:p>
                <w:p w:rsidR="00596B8D" w:rsidRPr="007C59D4" w:rsidRDefault="00596B8D">
                  <w:pPr>
                    <w:spacing w:after="0" w:line="240" w:lineRule="auto"/>
                    <w:ind w:left="-90"/>
                    <w:rPr>
                      <w:rFonts w:ascii="Arial" w:hAnsi="Arial"/>
                      <w:sz w:val="18"/>
                    </w:rPr>
                  </w:pPr>
                </w:p>
                <w:p w:rsidR="00596B8D" w:rsidRPr="007C59D4" w:rsidRDefault="00596B8D">
                  <w:pPr>
                    <w:rPr>
                      <w:rFonts w:ascii="Arial" w:hAnsi="Arial"/>
                    </w:rPr>
                  </w:pPr>
                </w:p>
              </w:txbxContent>
            </v:textbox>
            <w10:wrap type="tight"/>
          </v:shape>
        </w:pict>
      </w:r>
      <w:r w:rsidRPr="006075CE">
        <w:rPr>
          <w:rFonts w:ascii="Arial" w:hAnsi="Arial" w:cs="Arial"/>
          <w:sz w:val="20"/>
          <w:szCs w:val="20"/>
        </w:rPr>
        <w:t xml:space="preserve">An important aspect of any functional annotation and network analysis with reference to an experimental condition or an organism’s phenotype is determined by the involvement of genes that regulate the response and the intricate molecular network of biological </w:t>
      </w:r>
      <w:r w:rsidRPr="008D1C9C">
        <w:rPr>
          <w:rFonts w:ascii="Arial" w:hAnsi="Arial" w:cs="Arial"/>
          <w:sz w:val="20"/>
          <w:szCs w:val="20"/>
        </w:rPr>
        <w:t>processes</w:t>
      </w:r>
      <w:r w:rsidR="00274D8B">
        <w:rPr>
          <w:rFonts w:ascii="Arial" w:hAnsi="Arial" w:cs="Arial"/>
          <w:sz w:val="20"/>
          <w:szCs w:val="20"/>
        </w:rPr>
        <w:t>.</w:t>
      </w:r>
      <w:r w:rsidR="00DB4FFA" w:rsidRPr="00DB4FFA">
        <w:rPr>
          <w:rFonts w:ascii="Arial" w:hAnsi="Arial" w:cs="Arial"/>
          <w:sz w:val="20"/>
          <w:szCs w:val="20"/>
        </w:rPr>
        <w:t xml:space="preserve"> </w:t>
      </w:r>
      <w:r w:rsidR="00274D8B">
        <w:rPr>
          <w:rFonts w:ascii="Arial" w:hAnsi="Arial" w:cs="Arial"/>
          <w:sz w:val="20"/>
          <w:szCs w:val="20"/>
        </w:rPr>
        <w:t>E</w:t>
      </w:r>
      <w:r w:rsidR="00DB4FFA" w:rsidRPr="00DB4FFA">
        <w:rPr>
          <w:rFonts w:ascii="Arial" w:hAnsi="Arial" w:cs="Arial"/>
          <w:sz w:val="20"/>
          <w:szCs w:val="20"/>
        </w:rPr>
        <w:t>xternal (i.e. environmental)</w:t>
      </w:r>
      <w:r w:rsidR="003800F8">
        <w:rPr>
          <w:rFonts w:ascii="Arial" w:hAnsi="Arial" w:cs="Arial"/>
          <w:sz w:val="20"/>
          <w:szCs w:val="20"/>
        </w:rPr>
        <w:t xml:space="preserve"> </w:t>
      </w:r>
      <w:r w:rsidR="00DB4FFA" w:rsidRPr="00DB4FFA">
        <w:rPr>
          <w:rFonts w:ascii="Arial" w:hAnsi="Arial" w:cs="Arial"/>
          <w:sz w:val="20"/>
          <w:szCs w:val="20"/>
        </w:rPr>
        <w:t xml:space="preserve">or internal (i..e genetic  and epigenetic) factors  can cause a </w:t>
      </w:r>
      <w:r w:rsidR="00842EA0">
        <w:rPr>
          <w:rFonts w:ascii="Arial" w:hAnsi="Arial" w:cs="Arial"/>
          <w:sz w:val="20"/>
          <w:szCs w:val="20"/>
        </w:rPr>
        <w:t>perturbation</w:t>
      </w:r>
      <w:r w:rsidR="00DB4FFA" w:rsidRPr="00DB4FFA">
        <w:rPr>
          <w:rFonts w:ascii="Arial" w:hAnsi="Arial" w:cs="Arial"/>
          <w:sz w:val="20"/>
          <w:szCs w:val="20"/>
        </w:rPr>
        <w:t xml:space="preserve"> of a biological system</w:t>
      </w:r>
      <w:r w:rsidR="003800F8">
        <w:rPr>
          <w:rFonts w:ascii="Arial" w:hAnsi="Arial" w:cs="Arial"/>
          <w:sz w:val="20"/>
          <w:szCs w:val="20"/>
        </w:rPr>
        <w:t>.</w:t>
      </w:r>
      <w:r w:rsidR="00DB4FFA" w:rsidRPr="00DB4FFA">
        <w:rPr>
          <w:rFonts w:ascii="Arial" w:hAnsi="Arial" w:cs="Arial"/>
          <w:sz w:val="20"/>
          <w:szCs w:val="20"/>
        </w:rPr>
        <w:t xml:space="preserve">  For example</w:t>
      </w:r>
      <w:r w:rsidR="003800F8">
        <w:rPr>
          <w:rFonts w:ascii="Arial" w:hAnsi="Arial" w:cs="Arial"/>
          <w:sz w:val="20"/>
          <w:szCs w:val="20"/>
        </w:rPr>
        <w:t>,</w:t>
      </w:r>
      <w:r w:rsidR="00DB4FFA" w:rsidRPr="00DB4FFA">
        <w:rPr>
          <w:rFonts w:ascii="Arial" w:hAnsi="Arial" w:cs="Arial"/>
          <w:sz w:val="20"/>
          <w:szCs w:val="20"/>
        </w:rPr>
        <w:t xml:space="preserve"> a gene mutation may cause an alteration of a protein function leading to systems</w:t>
      </w:r>
      <w:r w:rsidR="003800F8">
        <w:rPr>
          <w:rFonts w:ascii="Arial" w:hAnsi="Arial" w:cs="Arial"/>
          <w:sz w:val="20"/>
          <w:szCs w:val="20"/>
        </w:rPr>
        <w:t>-</w:t>
      </w:r>
      <w:r w:rsidR="00DB4FFA" w:rsidRPr="00DB4FFA">
        <w:rPr>
          <w:rFonts w:ascii="Arial" w:hAnsi="Arial" w:cs="Arial"/>
          <w:sz w:val="20"/>
          <w:szCs w:val="20"/>
        </w:rPr>
        <w:t xml:space="preserve">level changes </w:t>
      </w:r>
      <w:r w:rsidR="00274D8B">
        <w:rPr>
          <w:rFonts w:ascii="Arial" w:hAnsi="Arial" w:cs="Arial"/>
          <w:sz w:val="20"/>
          <w:szCs w:val="20"/>
        </w:rPr>
        <w:t xml:space="preserve">in </w:t>
      </w:r>
      <w:r w:rsidR="00DB4FFA" w:rsidRPr="00DB4FFA">
        <w:rPr>
          <w:rFonts w:ascii="Arial" w:hAnsi="Arial" w:cs="Arial"/>
          <w:sz w:val="20"/>
          <w:szCs w:val="20"/>
        </w:rPr>
        <w:t>that plant</w:t>
      </w:r>
      <w:r w:rsidR="00274D8B">
        <w:rPr>
          <w:rFonts w:ascii="Arial" w:hAnsi="Arial" w:cs="Arial"/>
          <w:sz w:val="20"/>
          <w:szCs w:val="20"/>
        </w:rPr>
        <w:t xml:space="preserve"> leading to a phenotype</w:t>
      </w:r>
      <w:r w:rsidR="00DB4FFA" w:rsidRPr="00DB4FFA">
        <w:rPr>
          <w:rFonts w:ascii="Arial" w:hAnsi="Arial" w:cs="Arial"/>
          <w:sz w:val="20"/>
          <w:szCs w:val="20"/>
        </w:rPr>
        <w:t>.</w:t>
      </w:r>
      <w:r w:rsidRPr="008D1C9C">
        <w:rPr>
          <w:rFonts w:ascii="Arial" w:hAnsi="Arial" w:cs="Arial"/>
          <w:sz w:val="20"/>
          <w:szCs w:val="20"/>
        </w:rPr>
        <w:t xml:space="preserve"> In order </w:t>
      </w:r>
      <w:r w:rsidR="00DF480B" w:rsidRPr="008D1C9C">
        <w:rPr>
          <w:rFonts w:ascii="Arial" w:hAnsi="Arial" w:cs="Arial"/>
          <w:sz w:val="20"/>
          <w:szCs w:val="20"/>
        </w:rPr>
        <w:t xml:space="preserve">to </w:t>
      </w:r>
      <w:r w:rsidR="00A05014">
        <w:rPr>
          <w:rFonts w:ascii="Arial" w:hAnsi="Arial" w:cs="Arial"/>
          <w:sz w:val="20"/>
          <w:szCs w:val="20"/>
        </w:rPr>
        <w:t xml:space="preserve">improve </w:t>
      </w:r>
      <w:r w:rsidRPr="008D1C9C">
        <w:rPr>
          <w:rFonts w:ascii="Arial" w:hAnsi="Arial" w:cs="Arial"/>
          <w:sz w:val="20"/>
          <w:szCs w:val="20"/>
        </w:rPr>
        <w:t xml:space="preserve">the </w:t>
      </w:r>
      <w:r w:rsidR="003800F8" w:rsidRPr="008D1C9C">
        <w:rPr>
          <w:rFonts w:ascii="Arial" w:hAnsi="Arial" w:cs="Arial"/>
          <w:sz w:val="20"/>
          <w:szCs w:val="20"/>
        </w:rPr>
        <w:t xml:space="preserve">annotation </w:t>
      </w:r>
      <w:r w:rsidR="003800F8">
        <w:rPr>
          <w:rFonts w:ascii="Arial" w:hAnsi="Arial" w:cs="Arial"/>
          <w:sz w:val="20"/>
          <w:szCs w:val="20"/>
        </w:rPr>
        <w:t xml:space="preserve">of </w:t>
      </w:r>
      <w:r w:rsidRPr="008D1C9C">
        <w:rPr>
          <w:rFonts w:ascii="Arial" w:hAnsi="Arial" w:cs="Arial"/>
          <w:sz w:val="20"/>
          <w:szCs w:val="20"/>
        </w:rPr>
        <w:t>gene function</w:t>
      </w:r>
      <w:r w:rsidR="003800F8">
        <w:rPr>
          <w:rFonts w:ascii="Arial" w:hAnsi="Arial" w:cs="Arial"/>
          <w:sz w:val="20"/>
          <w:szCs w:val="20"/>
        </w:rPr>
        <w:t>,</w:t>
      </w:r>
      <w:r w:rsidRPr="008D1C9C">
        <w:rPr>
          <w:rFonts w:ascii="Arial" w:hAnsi="Arial" w:cs="Arial"/>
          <w:sz w:val="20"/>
          <w:szCs w:val="20"/>
        </w:rPr>
        <w:t xml:space="preserve"> </w:t>
      </w:r>
      <w:r w:rsidR="00A05014">
        <w:rPr>
          <w:rFonts w:ascii="Arial" w:hAnsi="Arial" w:cs="Arial"/>
          <w:sz w:val="20"/>
          <w:szCs w:val="20"/>
        </w:rPr>
        <w:t xml:space="preserve">we will </w:t>
      </w:r>
      <w:r w:rsidR="003800F8">
        <w:rPr>
          <w:rFonts w:ascii="Arial" w:hAnsi="Arial" w:cs="Arial"/>
          <w:sz w:val="20"/>
          <w:szCs w:val="20"/>
        </w:rPr>
        <w:t>use a</w:t>
      </w:r>
      <w:r w:rsidR="00A05014">
        <w:rPr>
          <w:rFonts w:ascii="Arial" w:hAnsi="Arial" w:cs="Arial"/>
          <w:sz w:val="20"/>
          <w:szCs w:val="20"/>
        </w:rPr>
        <w:t xml:space="preserve"> hypothesi</w:t>
      </w:r>
      <w:r w:rsidR="003800F8">
        <w:rPr>
          <w:rFonts w:ascii="Arial" w:hAnsi="Arial" w:cs="Arial"/>
          <w:sz w:val="20"/>
          <w:szCs w:val="20"/>
        </w:rPr>
        <w:t>s-</w:t>
      </w:r>
      <w:r w:rsidR="00A05014">
        <w:rPr>
          <w:rFonts w:ascii="Arial" w:hAnsi="Arial" w:cs="Arial"/>
          <w:sz w:val="20"/>
          <w:szCs w:val="20"/>
        </w:rPr>
        <w:t>driven model to study</w:t>
      </w:r>
      <w:r w:rsidR="00A05014" w:rsidRPr="008D1C9C">
        <w:rPr>
          <w:rFonts w:ascii="Arial" w:hAnsi="Arial" w:cs="Arial"/>
          <w:sz w:val="20"/>
          <w:szCs w:val="20"/>
        </w:rPr>
        <w:t xml:space="preserve"> </w:t>
      </w:r>
      <w:r w:rsidRPr="008D1C9C">
        <w:rPr>
          <w:rFonts w:ascii="Arial" w:hAnsi="Arial" w:cs="Arial"/>
          <w:sz w:val="20"/>
          <w:szCs w:val="20"/>
        </w:rPr>
        <w:t xml:space="preserve">the impact of genetic variation (Aim 1) </w:t>
      </w:r>
      <w:r w:rsidR="00212D43" w:rsidRPr="008D1C9C">
        <w:rPr>
          <w:rFonts w:ascii="Arial" w:hAnsi="Arial" w:cs="Arial"/>
          <w:sz w:val="20"/>
          <w:szCs w:val="20"/>
        </w:rPr>
        <w:t xml:space="preserve">on the molecular network </w:t>
      </w:r>
      <w:r w:rsidR="00212D43">
        <w:rPr>
          <w:rFonts w:ascii="Arial" w:hAnsi="Arial" w:cs="Arial"/>
          <w:sz w:val="20"/>
          <w:szCs w:val="20"/>
        </w:rPr>
        <w:t>(Aim 2.1)</w:t>
      </w:r>
      <w:r w:rsidR="00212D43" w:rsidRPr="006075CE">
        <w:rPr>
          <w:rFonts w:ascii="Arial" w:hAnsi="Arial" w:cs="Arial"/>
          <w:sz w:val="20"/>
          <w:szCs w:val="20"/>
        </w:rPr>
        <w:t xml:space="preserve"> </w:t>
      </w:r>
      <w:r w:rsidR="00212D43">
        <w:rPr>
          <w:rFonts w:ascii="Arial" w:hAnsi="Arial" w:cs="Arial"/>
          <w:sz w:val="20"/>
          <w:szCs w:val="20"/>
        </w:rPr>
        <w:t xml:space="preserve">as well as the gene expression profile(s) to </w:t>
      </w:r>
      <w:r w:rsidR="00212D43" w:rsidRPr="006075CE">
        <w:rPr>
          <w:rFonts w:ascii="Arial" w:hAnsi="Arial" w:cs="Arial"/>
          <w:sz w:val="20"/>
          <w:szCs w:val="20"/>
        </w:rPr>
        <w:t xml:space="preserve">conduct a research project </w:t>
      </w:r>
      <w:r w:rsidR="00212D43">
        <w:rPr>
          <w:rFonts w:ascii="Arial" w:hAnsi="Arial" w:cs="Arial"/>
          <w:sz w:val="20"/>
          <w:szCs w:val="20"/>
        </w:rPr>
        <w:t>for inferring</w:t>
      </w:r>
      <w:r w:rsidR="00212D43" w:rsidRPr="006075CE">
        <w:rPr>
          <w:rFonts w:ascii="Arial" w:hAnsi="Arial" w:cs="Arial"/>
          <w:sz w:val="20"/>
          <w:szCs w:val="20"/>
        </w:rPr>
        <w:t xml:space="preserve"> the global gene expression map </w:t>
      </w:r>
      <w:r w:rsidR="00212D43">
        <w:rPr>
          <w:rFonts w:ascii="Arial" w:hAnsi="Arial" w:cs="Arial"/>
          <w:sz w:val="20"/>
          <w:szCs w:val="20"/>
        </w:rPr>
        <w:t xml:space="preserve">of rice, maize and </w:t>
      </w:r>
      <w:r w:rsidR="00212D43" w:rsidRPr="00413A08">
        <w:rPr>
          <w:rFonts w:ascii="Arial" w:hAnsi="Arial" w:cs="Arial"/>
          <w:i/>
          <w:sz w:val="20"/>
          <w:szCs w:val="20"/>
        </w:rPr>
        <w:t>Arabidopsis</w:t>
      </w:r>
      <w:r w:rsidR="00212D43">
        <w:rPr>
          <w:rFonts w:ascii="Arial" w:hAnsi="Arial" w:cs="Arial"/>
          <w:i/>
          <w:sz w:val="20"/>
          <w:szCs w:val="20"/>
        </w:rPr>
        <w:t>,</w:t>
      </w:r>
      <w:r w:rsidR="00212D43">
        <w:rPr>
          <w:rFonts w:ascii="Arial" w:hAnsi="Arial" w:cs="Arial"/>
          <w:sz w:val="20"/>
          <w:szCs w:val="20"/>
        </w:rPr>
        <w:t xml:space="preserve"> analogous</w:t>
      </w:r>
      <w:r w:rsidR="00212D43" w:rsidRPr="006075CE">
        <w:rPr>
          <w:rFonts w:ascii="Arial" w:hAnsi="Arial" w:cs="Arial"/>
          <w:sz w:val="20"/>
          <w:szCs w:val="20"/>
        </w:rPr>
        <w:t xml:space="preserve"> to the human map</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&lt;EndNote&gt;&lt;Cite&gt;&lt;Author&gt;Lukk&lt;/Author&gt;&lt;Year&gt;2010&lt;/Year&gt;&lt;RecNum&gt;99&lt;/RecNum&gt;&lt;record&gt;&lt;rec-number&gt;99&lt;/rec-number&gt;&lt;foreign-keys&gt;&lt;key app="EN" db-id="p90xfdxr0d9z96extd1xvz2e02ast52rvfee"&gt;99&lt;/key&gt;&lt;/foreign-keys&gt;&lt;ref-type name="Journal Article"&gt;17&lt;/ref-type&gt;&lt;contributors&gt;&lt;authors&gt;&lt;author&gt;Lukk, M.&lt;/author&gt;&lt;author&gt;Kapushesky, M.&lt;/author&gt;&lt;author&gt;Nikkila, J.&lt;/author&gt;&lt;author&gt;Parkinson, H.&lt;/author&gt;&lt;author&gt;Goncalves, A.&lt;/author&gt;&lt;author&gt;Huber, W.&lt;/author&gt;&lt;author&gt;Ukkonen, E.&lt;/author&gt;&lt;author&gt;Brazma, A.&lt;/author&gt;&lt;/authors&gt;&lt;/contributors&gt;&lt;titles&gt;&lt;title&gt;A global map of human gene expression&lt;/title&gt;&lt;secondary-title&gt;Nat Biotechnol&lt;/secondary-title&gt;&lt;/titles&gt;&lt;periodical&gt;&lt;full-title&gt;Nat Biotechnol&lt;/full-title&gt;&lt;/periodical&gt;&lt;pages&gt;322-4&lt;/pages&gt;&lt;volume&gt;28&lt;/volume&gt;&lt;number&gt;4&lt;/number&gt;&lt;edition&gt;2010/04/10&lt;/edition&gt;&lt;keywords&gt;&lt;keyword&gt;*Chromosome Mapping&lt;/keyword&gt;&lt;keyword&gt;Gene Expression Profiling/*methods&lt;/keyword&gt;&lt;keyword&gt;Genome, Human/*genetics&lt;/keyword&gt;&lt;keyword&gt;Humans&lt;/keyword&gt;&lt;keyword&gt;*Internet&lt;/keyword&gt;&lt;keyword&gt;Proteome/*genetics&lt;/keyword&gt;&lt;keyword&gt;*User-Computer Interface&lt;/keyword&gt;&lt;/keywords&gt;&lt;dates&gt;&lt;year&gt;2010&lt;/year&gt;&lt;pub-dates&gt;&lt;date&gt;Apr&lt;/date&gt;&lt;/pub-dates&gt;&lt;/dates&gt;&lt;isbn&gt;1546-1696 (Electronic)&amp;#xD;1087-0156 (Linking)&lt;/isbn&gt;&lt;accession-num&gt;20379172&lt;/accession-num&gt;&lt;urls&gt;&lt;related-urls&gt;&lt;url&gt;http://www.ncbi.nlm.nih.gov/entrez/query.fcgi?cmd=Retrieve&amp;amp;db=PubMed&amp;amp;dopt=Citation&amp;amp;list_uids=20379172&lt;/url&gt;&lt;/related-urls&gt;&lt;/urls&gt;&lt;custom2&gt;2974261&lt;/custom2&gt;&lt;electronic-resource-num&gt;nbt0410-322 [pii]&amp;#xD;10.1038/nbt0410-322&lt;/electronic-resource-num&gt;&lt;language&gt;eng&lt;/language&gt;&lt;/record&gt;&lt;/Cite&gt;&lt;/EndNote&gt;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118</w:t>
      </w:r>
      <w:r w:rsidR="00BF6FE4">
        <w:rPr>
          <w:rFonts w:ascii="Arial" w:hAnsi="Arial" w:cs="Arial"/>
          <w:sz w:val="20"/>
          <w:szCs w:val="20"/>
        </w:rPr>
        <w:fldChar w:fldCharType="end"/>
      </w:r>
      <w:r w:rsidR="00212D43">
        <w:rPr>
          <w:rFonts w:ascii="Arial" w:hAnsi="Arial" w:cs="Arial"/>
          <w:sz w:val="20"/>
          <w:szCs w:val="20"/>
        </w:rPr>
        <w:t>. The gene expression profiles will be annotated for their expression and metadata</w:t>
      </w:r>
      <w:r w:rsidR="00212D43" w:rsidRPr="006075CE">
        <w:rPr>
          <w:rFonts w:ascii="Arial" w:hAnsi="Arial" w:cs="Arial"/>
          <w:sz w:val="20"/>
          <w:szCs w:val="20"/>
        </w:rPr>
        <w:t xml:space="preserve"> across all validated experiment</w:t>
      </w:r>
      <w:r w:rsidR="00212D43">
        <w:rPr>
          <w:rFonts w:ascii="Arial" w:hAnsi="Arial" w:cs="Arial"/>
          <w:sz w:val="20"/>
          <w:szCs w:val="20"/>
        </w:rPr>
        <w:t xml:space="preserve">al datasets. As a usual practice many microarray datasets are submitted prior to publication in the </w:t>
      </w:r>
      <w:r w:rsidR="00212D43" w:rsidRPr="00DB4FFA">
        <w:rPr>
          <w:rFonts w:ascii="Arial" w:hAnsi="Arial" w:cs="Arial"/>
          <w:sz w:val="20"/>
          <w:szCs w:val="20"/>
        </w:rPr>
        <w:t>Gene Expression Omnibus (GEO)</w:t>
      </w:r>
      <w:r w:rsidR="00212D43">
        <w:rPr>
          <w:rFonts w:ascii="Arial" w:hAnsi="Arial" w:cs="Arial"/>
          <w:sz w:val="20"/>
          <w:szCs w:val="20"/>
        </w:rPr>
        <w:t xml:space="preserve">. It </w:t>
      </w:r>
      <w:r w:rsidR="00212D43" w:rsidRPr="00DB4FFA">
        <w:rPr>
          <w:rFonts w:ascii="Arial" w:hAnsi="Arial" w:cs="Arial"/>
          <w:sz w:val="20"/>
          <w:szCs w:val="20"/>
        </w:rPr>
        <w:t xml:space="preserve">is a database repository of expression data from high-throughput array and RNA-seq experiments.  </w:t>
      </w:r>
      <w:r w:rsidR="00212D43">
        <w:rPr>
          <w:rFonts w:ascii="Arial" w:hAnsi="Arial" w:cs="Arial"/>
          <w:sz w:val="20"/>
          <w:szCs w:val="20"/>
        </w:rPr>
        <w:t xml:space="preserve">However, the way this repository has been setup </w:t>
      </w:r>
      <w:r w:rsidR="00212D43" w:rsidRPr="00DB4FFA">
        <w:rPr>
          <w:rFonts w:ascii="Arial" w:hAnsi="Arial" w:cs="Arial"/>
          <w:sz w:val="20"/>
          <w:szCs w:val="20"/>
        </w:rPr>
        <w:t xml:space="preserve">the list of plant GEO expression </w:t>
      </w:r>
      <w:r w:rsidR="00212D43">
        <w:rPr>
          <w:rFonts w:ascii="Arial" w:hAnsi="Arial" w:cs="Arial"/>
          <w:sz w:val="20"/>
          <w:szCs w:val="20"/>
        </w:rPr>
        <w:t xml:space="preserve">data </w:t>
      </w:r>
      <w:r w:rsidR="00212D43" w:rsidRPr="00DB4FFA">
        <w:rPr>
          <w:rFonts w:ascii="Arial" w:hAnsi="Arial" w:cs="Arial"/>
          <w:sz w:val="20"/>
          <w:szCs w:val="20"/>
        </w:rPr>
        <w:t xml:space="preserve">sets </w:t>
      </w:r>
      <w:r w:rsidR="00212D43">
        <w:rPr>
          <w:rFonts w:ascii="Arial" w:hAnsi="Arial" w:cs="Arial"/>
          <w:sz w:val="20"/>
          <w:szCs w:val="20"/>
        </w:rPr>
        <w:t>are</w:t>
      </w:r>
      <w:r w:rsidR="00212D43" w:rsidRPr="00DB4FFA">
        <w:rPr>
          <w:rFonts w:ascii="Arial" w:hAnsi="Arial" w:cs="Arial"/>
          <w:sz w:val="20"/>
          <w:szCs w:val="20"/>
        </w:rPr>
        <w:t xml:space="preserve"> organized as separate experiments and</w:t>
      </w:r>
      <w:r w:rsidR="00212D43">
        <w:rPr>
          <w:rFonts w:ascii="Arial" w:hAnsi="Arial" w:cs="Arial"/>
          <w:sz w:val="20"/>
          <w:szCs w:val="20"/>
        </w:rPr>
        <w:t>,</w:t>
      </w:r>
      <w:r w:rsidR="00212D43" w:rsidRPr="00DB4FFA">
        <w:rPr>
          <w:rFonts w:ascii="Arial" w:hAnsi="Arial" w:cs="Arial"/>
          <w:sz w:val="20"/>
          <w:szCs w:val="20"/>
        </w:rPr>
        <w:t xml:space="preserve"> as such</w:t>
      </w:r>
      <w:r w:rsidR="00212D43">
        <w:rPr>
          <w:rFonts w:ascii="Arial" w:hAnsi="Arial" w:cs="Arial"/>
          <w:sz w:val="20"/>
          <w:szCs w:val="20"/>
        </w:rPr>
        <w:t>,</w:t>
      </w:r>
      <w:r w:rsidR="00212D43" w:rsidRPr="00DB4FFA">
        <w:rPr>
          <w:rFonts w:ascii="Arial" w:hAnsi="Arial" w:cs="Arial"/>
          <w:sz w:val="20"/>
          <w:szCs w:val="20"/>
        </w:rPr>
        <w:t xml:space="preserve"> is not extractable to </w:t>
      </w:r>
      <w:r w:rsidR="00212D43">
        <w:rPr>
          <w:rFonts w:ascii="Arial" w:hAnsi="Arial" w:cs="Arial"/>
          <w:sz w:val="20"/>
          <w:szCs w:val="20"/>
        </w:rPr>
        <w:t>query</w:t>
      </w:r>
      <w:r w:rsidR="00212D43" w:rsidRPr="00DB4FFA">
        <w:rPr>
          <w:rFonts w:ascii="Arial" w:hAnsi="Arial" w:cs="Arial"/>
          <w:sz w:val="20"/>
          <w:szCs w:val="20"/>
        </w:rPr>
        <w:t xml:space="preserve"> all plant anatomical parts, development stages, and possible experimental treatments.  However, if these data sets are subjected to meta-analyis</w:t>
      </w:r>
      <w:r w:rsidR="00212D43">
        <w:rPr>
          <w:rFonts w:ascii="Arial" w:hAnsi="Arial" w:cs="Arial"/>
          <w:sz w:val="20"/>
          <w:szCs w:val="20"/>
        </w:rPr>
        <w:t>,</w:t>
      </w:r>
      <w:r w:rsidR="00212D43" w:rsidRPr="00DB4FFA">
        <w:rPr>
          <w:rFonts w:ascii="Arial" w:hAnsi="Arial" w:cs="Arial"/>
          <w:sz w:val="20"/>
          <w:szCs w:val="20"/>
        </w:rPr>
        <w:t xml:space="preserve"> they could be queried to extract expression characteristics</w:t>
      </w:r>
      <w:r w:rsidR="00212D43">
        <w:rPr>
          <w:rFonts w:ascii="Arial" w:hAnsi="Arial" w:cs="Arial"/>
          <w:sz w:val="20"/>
          <w:szCs w:val="20"/>
        </w:rPr>
        <w:t xml:space="preserve">. For example looking at </w:t>
      </w:r>
      <w:r w:rsidR="00212D43" w:rsidRPr="00DB4FFA">
        <w:rPr>
          <w:rFonts w:ascii="Arial" w:hAnsi="Arial" w:cs="Arial"/>
          <w:sz w:val="20"/>
          <w:szCs w:val="20"/>
        </w:rPr>
        <w:t>the whole</w:t>
      </w:r>
      <w:r w:rsidR="00212D43">
        <w:rPr>
          <w:rFonts w:ascii="Arial" w:hAnsi="Arial" w:cs="Arial"/>
          <w:sz w:val="20"/>
          <w:szCs w:val="20"/>
        </w:rPr>
        <w:t xml:space="preserve"> genome transcriptome level </w:t>
      </w:r>
      <w:r w:rsidR="00212D43" w:rsidRPr="00DB4FFA">
        <w:rPr>
          <w:rFonts w:ascii="Arial" w:hAnsi="Arial" w:cs="Arial"/>
          <w:sz w:val="20"/>
          <w:szCs w:val="20"/>
        </w:rPr>
        <w:t xml:space="preserve">of </w:t>
      </w:r>
      <w:r w:rsidR="00212D43">
        <w:rPr>
          <w:rFonts w:ascii="Arial" w:hAnsi="Arial" w:cs="Arial"/>
          <w:sz w:val="20"/>
          <w:szCs w:val="20"/>
        </w:rPr>
        <w:t>inter and intra-specific comparison</w:t>
      </w:r>
      <w:r w:rsidR="00212D43" w:rsidRPr="00DB4FFA">
        <w:rPr>
          <w:rFonts w:ascii="Arial" w:hAnsi="Arial" w:cs="Arial"/>
          <w:sz w:val="20"/>
          <w:szCs w:val="20"/>
        </w:rPr>
        <w:t xml:space="preserve"> under a </w:t>
      </w:r>
      <w:r w:rsidR="00212D43">
        <w:rPr>
          <w:rFonts w:ascii="Arial" w:hAnsi="Arial" w:cs="Arial"/>
          <w:sz w:val="20"/>
          <w:szCs w:val="20"/>
        </w:rPr>
        <w:t>common set of environmental conditions</w:t>
      </w:r>
      <w:r w:rsidR="00212D43" w:rsidRPr="00DB4FFA">
        <w:rPr>
          <w:rFonts w:ascii="Arial" w:hAnsi="Arial" w:cs="Arial"/>
          <w:sz w:val="20"/>
          <w:szCs w:val="20"/>
        </w:rPr>
        <w:t xml:space="preserve"> or the expression profile of a </w:t>
      </w:r>
      <w:r w:rsidR="00212D43">
        <w:rPr>
          <w:rFonts w:ascii="Arial" w:hAnsi="Arial" w:cs="Arial"/>
          <w:sz w:val="20"/>
          <w:szCs w:val="20"/>
        </w:rPr>
        <w:t>common</w:t>
      </w:r>
      <w:r w:rsidR="00212D43" w:rsidRPr="00DB4FFA">
        <w:rPr>
          <w:rFonts w:ascii="Arial" w:hAnsi="Arial" w:cs="Arial"/>
          <w:sz w:val="20"/>
          <w:szCs w:val="20"/>
        </w:rPr>
        <w:t xml:space="preserve"> plant part</w:t>
      </w:r>
      <w:r w:rsidR="00212D43">
        <w:rPr>
          <w:rFonts w:ascii="Arial" w:hAnsi="Arial" w:cs="Arial"/>
          <w:sz w:val="20"/>
          <w:szCs w:val="20"/>
        </w:rPr>
        <w:t xml:space="preserve"> such as </w:t>
      </w:r>
      <w:r w:rsidR="00212D43" w:rsidRPr="00DB4FFA">
        <w:rPr>
          <w:rFonts w:ascii="Arial" w:hAnsi="Arial" w:cs="Arial"/>
          <w:sz w:val="20"/>
          <w:szCs w:val="20"/>
        </w:rPr>
        <w:t xml:space="preserve"> root specific expression under </w:t>
      </w:r>
      <w:r w:rsidR="00212D43">
        <w:rPr>
          <w:rFonts w:ascii="Arial" w:hAnsi="Arial" w:cs="Arial"/>
          <w:sz w:val="20"/>
          <w:szCs w:val="20"/>
        </w:rPr>
        <w:t>drought</w:t>
      </w:r>
      <w:r w:rsidR="00212D43" w:rsidRPr="00DB4FFA">
        <w:rPr>
          <w:rFonts w:ascii="Arial" w:hAnsi="Arial" w:cs="Arial"/>
          <w:sz w:val="20"/>
          <w:szCs w:val="20"/>
        </w:rPr>
        <w:t>.</w:t>
      </w:r>
      <w:r w:rsidR="00212D43">
        <w:rPr>
          <w:rFonts w:ascii="Arial" w:hAnsi="Arial" w:cs="Arial"/>
          <w:sz w:val="20"/>
          <w:szCs w:val="20"/>
        </w:rPr>
        <w:t xml:space="preserve"> In order to provide plant biologists answer some of these questions, we will</w:t>
      </w:r>
      <w:r w:rsidR="00212D43" w:rsidRPr="006075CE">
        <w:rPr>
          <w:rFonts w:ascii="Arial" w:hAnsi="Arial" w:cs="Arial"/>
          <w:sz w:val="20"/>
          <w:szCs w:val="20"/>
        </w:rPr>
        <w:t xml:space="preserve"> collaborat</w:t>
      </w:r>
      <w:r w:rsidR="00212D43">
        <w:rPr>
          <w:rFonts w:ascii="Arial" w:hAnsi="Arial" w:cs="Arial"/>
          <w:sz w:val="20"/>
          <w:szCs w:val="20"/>
        </w:rPr>
        <w:t>e</w:t>
      </w:r>
      <w:r w:rsidR="00212D43" w:rsidRPr="006075CE">
        <w:rPr>
          <w:rFonts w:ascii="Arial" w:hAnsi="Arial" w:cs="Arial"/>
          <w:sz w:val="20"/>
          <w:szCs w:val="20"/>
        </w:rPr>
        <w:t xml:space="preserve"> with EBI’s Array Express and ATLAS projects (</w:t>
      </w:r>
      <w:r w:rsidR="00212D43">
        <w:rPr>
          <w:rFonts w:ascii="Arial" w:hAnsi="Arial" w:cs="Arial"/>
          <w:sz w:val="20"/>
          <w:szCs w:val="20"/>
        </w:rPr>
        <w:t>Letter:</w:t>
      </w:r>
      <w:r w:rsidR="00212D43" w:rsidRPr="006075CE">
        <w:rPr>
          <w:rFonts w:ascii="Arial" w:hAnsi="Arial" w:cs="Arial"/>
          <w:sz w:val="20"/>
          <w:szCs w:val="20"/>
        </w:rPr>
        <w:t xml:space="preserve"> Parkinson).  The datasets will be </w:t>
      </w:r>
      <w:r w:rsidR="00212D43">
        <w:rPr>
          <w:rFonts w:ascii="Arial" w:hAnsi="Arial" w:cs="Arial"/>
          <w:sz w:val="20"/>
          <w:szCs w:val="20"/>
        </w:rPr>
        <w:t>imported</w:t>
      </w:r>
      <w:r w:rsidR="00212D43" w:rsidRPr="006075CE">
        <w:rPr>
          <w:rFonts w:ascii="Arial" w:hAnsi="Arial" w:cs="Arial"/>
          <w:sz w:val="20"/>
          <w:szCs w:val="20"/>
        </w:rPr>
        <w:t xml:space="preserve"> from the GEO for the three species, </w:t>
      </w:r>
      <w:r w:rsidR="00212D43" w:rsidRPr="006075CE">
        <w:rPr>
          <w:rFonts w:ascii="Arial" w:hAnsi="Arial" w:cs="Arial"/>
          <w:sz w:val="20"/>
          <w:szCs w:val="20"/>
        </w:rPr>
        <w:lastRenderedPageBreak/>
        <w:t>which currently stands at ~2</w:t>
      </w:r>
      <w:r w:rsidR="00212D43">
        <w:rPr>
          <w:rFonts w:ascii="Arial" w:hAnsi="Arial" w:cs="Arial"/>
          <w:sz w:val="20"/>
          <w:szCs w:val="20"/>
        </w:rPr>
        <w:t>,</w:t>
      </w:r>
      <w:r w:rsidR="00212D43" w:rsidRPr="006075CE">
        <w:rPr>
          <w:rFonts w:ascii="Arial" w:hAnsi="Arial" w:cs="Arial"/>
          <w:sz w:val="20"/>
          <w:szCs w:val="20"/>
        </w:rPr>
        <w:t>700 experiments</w:t>
      </w:r>
      <w:r w:rsidR="00212D43">
        <w:rPr>
          <w:rFonts w:ascii="Arial" w:hAnsi="Arial" w:cs="Arial"/>
          <w:sz w:val="20"/>
          <w:szCs w:val="20"/>
        </w:rPr>
        <w:t>.  Then we will annotate the metadata using reference</w:t>
      </w:r>
      <w:r w:rsidR="00212D43" w:rsidRPr="006075CE">
        <w:rPr>
          <w:rFonts w:ascii="Arial" w:hAnsi="Arial" w:cs="Arial"/>
          <w:sz w:val="20"/>
          <w:szCs w:val="20"/>
        </w:rPr>
        <w:t xml:space="preserve"> ontolog</w:t>
      </w:r>
      <w:r w:rsidR="00212D43">
        <w:rPr>
          <w:rFonts w:ascii="Arial" w:hAnsi="Arial" w:cs="Arial"/>
          <w:sz w:val="20"/>
          <w:szCs w:val="20"/>
        </w:rPr>
        <w:t xml:space="preserve">ies Followed by a </w:t>
      </w:r>
      <w:r w:rsidR="00212D43" w:rsidRPr="006075CE">
        <w:rPr>
          <w:rFonts w:ascii="Arial" w:hAnsi="Arial" w:cs="Arial"/>
          <w:sz w:val="20"/>
          <w:szCs w:val="20"/>
        </w:rPr>
        <w:t xml:space="preserve">validation </w:t>
      </w:r>
      <w:r w:rsidR="00212D43">
        <w:rPr>
          <w:rFonts w:ascii="Arial" w:hAnsi="Arial" w:cs="Arial"/>
          <w:sz w:val="20"/>
          <w:szCs w:val="20"/>
        </w:rPr>
        <w:t>process that evaluates data quality and experimental design t</w:t>
      </w:r>
      <w:r w:rsidR="00212D43" w:rsidRPr="006075CE">
        <w:rPr>
          <w:rFonts w:ascii="Arial" w:hAnsi="Arial" w:cs="Arial"/>
          <w:sz w:val="20"/>
          <w:szCs w:val="20"/>
        </w:rPr>
        <w:t>he successful experiment</w:t>
      </w:r>
      <w:r w:rsidR="00212D43">
        <w:rPr>
          <w:rFonts w:ascii="Arial" w:hAnsi="Arial" w:cs="Arial"/>
          <w:sz w:val="20"/>
          <w:szCs w:val="20"/>
        </w:rPr>
        <w:t>s</w:t>
      </w:r>
      <w:r w:rsidR="00212D43" w:rsidRPr="006075CE">
        <w:rPr>
          <w:rFonts w:ascii="Arial" w:hAnsi="Arial" w:cs="Arial"/>
          <w:sz w:val="20"/>
          <w:szCs w:val="20"/>
        </w:rPr>
        <w:t xml:space="preserve"> </w:t>
      </w:r>
      <w:r w:rsidR="00212D43">
        <w:rPr>
          <w:rFonts w:ascii="Arial" w:hAnsi="Arial" w:cs="Arial"/>
          <w:sz w:val="20"/>
          <w:szCs w:val="20"/>
        </w:rPr>
        <w:t xml:space="preserve">coming out of the validation step </w:t>
      </w:r>
      <w:r w:rsidR="00212D43" w:rsidRPr="006075CE">
        <w:rPr>
          <w:rFonts w:ascii="Arial" w:hAnsi="Arial" w:cs="Arial"/>
          <w:sz w:val="20"/>
          <w:szCs w:val="20"/>
        </w:rPr>
        <w:t xml:space="preserve">will undergo metadata analysis </w:t>
      </w:r>
      <w:r w:rsidR="00212D43">
        <w:rPr>
          <w:rFonts w:ascii="Arial" w:hAnsi="Arial" w:cs="Arial"/>
          <w:sz w:val="20"/>
          <w:szCs w:val="20"/>
        </w:rPr>
        <w:t>which we will improve</w:t>
      </w:r>
      <w:r w:rsidR="00212D43" w:rsidRPr="006075CE">
        <w:rPr>
          <w:rFonts w:ascii="Arial" w:hAnsi="Arial" w:cs="Arial"/>
          <w:sz w:val="20"/>
          <w:szCs w:val="20"/>
        </w:rPr>
        <w:t xml:space="preserve"> to work on the plant datasets</w:t>
      </w:r>
      <w:r w:rsidR="00212D43">
        <w:rPr>
          <w:rFonts w:ascii="Arial" w:hAnsi="Arial" w:cs="Arial"/>
          <w:sz w:val="20"/>
          <w:szCs w:val="20"/>
        </w:rPr>
        <w:t>.  According to Parkinson (personal communication), about 20-25% of the mouse and human experiments listed in the ArrayExpress failed the validation step, and we expect the same for plants</w:t>
      </w:r>
      <w:r w:rsidR="00212D43" w:rsidRPr="006075CE">
        <w:rPr>
          <w:rFonts w:ascii="Arial" w:hAnsi="Arial" w:cs="Arial"/>
          <w:sz w:val="20"/>
          <w:szCs w:val="20"/>
        </w:rPr>
        <w:t>. The current ATLAS workflow accepts microarray</w:t>
      </w:r>
      <w:r w:rsidR="00212D43">
        <w:rPr>
          <w:rFonts w:ascii="Arial" w:hAnsi="Arial" w:cs="Arial"/>
          <w:sz w:val="20"/>
          <w:szCs w:val="20"/>
        </w:rPr>
        <w:t xml:space="preserve"> and</w:t>
      </w:r>
      <w:r w:rsidR="00212D43" w:rsidRPr="006075CE">
        <w:rPr>
          <w:rFonts w:ascii="Arial" w:hAnsi="Arial" w:cs="Arial"/>
          <w:sz w:val="20"/>
          <w:szCs w:val="20"/>
        </w:rPr>
        <w:t xml:space="preserve"> RNA-seq</w:t>
      </w:r>
      <w:r w:rsidR="00212D43">
        <w:rPr>
          <w:rFonts w:ascii="Arial" w:hAnsi="Arial" w:cs="Arial"/>
          <w:sz w:val="20"/>
          <w:szCs w:val="20"/>
        </w:rPr>
        <w:t>,</w:t>
      </w:r>
      <w:r w:rsidR="00212D43" w:rsidRPr="006075CE">
        <w:rPr>
          <w:rFonts w:ascii="Arial" w:hAnsi="Arial" w:cs="Arial"/>
          <w:sz w:val="20"/>
          <w:szCs w:val="20"/>
        </w:rPr>
        <w:t xml:space="preserve"> and the proteomics datasets from </w:t>
      </w:r>
      <w:r w:rsidR="00212D43">
        <w:rPr>
          <w:rFonts w:ascii="Arial" w:hAnsi="Arial" w:cs="Arial"/>
          <w:sz w:val="20"/>
          <w:szCs w:val="20"/>
        </w:rPr>
        <w:t xml:space="preserve">the </w:t>
      </w:r>
      <w:r w:rsidR="00212D43" w:rsidRPr="006075CE">
        <w:rPr>
          <w:rFonts w:ascii="Arial" w:hAnsi="Arial" w:cs="Arial"/>
          <w:sz w:val="20"/>
          <w:szCs w:val="20"/>
        </w:rPr>
        <w:t>PRIDE</w:t>
      </w:r>
      <w:r w:rsidR="00212D43">
        <w:rPr>
          <w:rFonts w:ascii="Arial" w:hAnsi="Arial" w:cs="Arial"/>
          <w:sz w:val="20"/>
          <w:szCs w:val="20"/>
        </w:rPr>
        <w:t>, a proteomics data archive</w:t>
      </w:r>
      <w:r w:rsidR="00212D43" w:rsidRPr="006075CE">
        <w:rPr>
          <w:rFonts w:ascii="Arial" w:hAnsi="Arial" w:cs="Arial"/>
          <w:sz w:val="20"/>
          <w:szCs w:val="20"/>
        </w:rPr>
        <w:t xml:space="preserve">. </w:t>
      </w:r>
      <w:r w:rsidR="00212D43">
        <w:rPr>
          <w:rFonts w:ascii="Arial" w:hAnsi="Arial" w:cs="Arial"/>
          <w:sz w:val="20"/>
          <w:szCs w:val="20"/>
        </w:rPr>
        <w:t xml:space="preserve"> After successful analysis and integration in the ATLAS project, </w:t>
      </w:r>
      <w:r w:rsidR="00212D43" w:rsidRPr="006075CE">
        <w:rPr>
          <w:rFonts w:ascii="Arial" w:hAnsi="Arial" w:cs="Arial"/>
          <w:sz w:val="20"/>
          <w:szCs w:val="20"/>
        </w:rPr>
        <w:t xml:space="preserve"> datasets will be embed </w:t>
      </w:r>
      <w:r w:rsidR="00212D43">
        <w:rPr>
          <w:rFonts w:ascii="Arial" w:hAnsi="Arial" w:cs="Arial"/>
          <w:sz w:val="20"/>
          <w:szCs w:val="20"/>
        </w:rPr>
        <w:t xml:space="preserve">in </w:t>
      </w:r>
      <w:r w:rsidR="00212D43" w:rsidRPr="006075CE">
        <w:rPr>
          <w:rFonts w:ascii="Arial" w:hAnsi="Arial" w:cs="Arial"/>
          <w:sz w:val="20"/>
          <w:szCs w:val="20"/>
        </w:rPr>
        <w:t xml:space="preserve">the expression data views as gene features on respective </w:t>
      </w:r>
      <w:r w:rsidR="00212D43">
        <w:rPr>
          <w:rFonts w:ascii="Arial" w:hAnsi="Arial" w:cs="Arial"/>
          <w:sz w:val="20"/>
          <w:szCs w:val="20"/>
        </w:rPr>
        <w:t>gene(s)</w:t>
      </w:r>
      <w:r w:rsidR="00212D43" w:rsidRPr="006075CE">
        <w:rPr>
          <w:rFonts w:ascii="Arial" w:hAnsi="Arial" w:cs="Arial"/>
          <w:sz w:val="20"/>
          <w:szCs w:val="20"/>
        </w:rPr>
        <w:t xml:space="preserve"> (see a prototype from Arabidopsis in Fig</w:t>
      </w:r>
      <w:r w:rsidR="00212D43">
        <w:rPr>
          <w:rFonts w:ascii="Arial" w:hAnsi="Arial" w:cs="Arial"/>
          <w:sz w:val="20"/>
          <w:szCs w:val="20"/>
        </w:rPr>
        <w:t>. 10</w:t>
      </w:r>
      <w:r w:rsidR="00212D43" w:rsidRPr="006075CE">
        <w:rPr>
          <w:rFonts w:ascii="Arial" w:hAnsi="Arial" w:cs="Arial"/>
          <w:sz w:val="20"/>
          <w:szCs w:val="20"/>
        </w:rPr>
        <w:t>).</w:t>
      </w:r>
      <w:r w:rsidR="00212D43">
        <w:rPr>
          <w:rFonts w:ascii="Arial" w:hAnsi="Arial" w:cs="Arial"/>
          <w:sz w:val="20"/>
          <w:szCs w:val="20"/>
        </w:rPr>
        <w:t xml:space="preserve"> For advanced users interested in working with large scale data, we will provide the analyzed results and raw experiment datasets from </w:t>
      </w:r>
      <w:r w:rsidR="00212D43" w:rsidRPr="006075CE">
        <w:rPr>
          <w:rFonts w:ascii="Arial" w:hAnsi="Arial" w:cs="Arial"/>
          <w:sz w:val="20"/>
          <w:szCs w:val="20"/>
        </w:rPr>
        <w:t xml:space="preserve">EBI </w:t>
      </w:r>
      <w:r w:rsidR="00212D43">
        <w:rPr>
          <w:rFonts w:ascii="Arial" w:hAnsi="Arial" w:cs="Arial"/>
          <w:sz w:val="20"/>
          <w:szCs w:val="20"/>
        </w:rPr>
        <w:t xml:space="preserve">and iPlant’s </w:t>
      </w:r>
      <w:r w:rsidR="00212D43" w:rsidRPr="006075CE">
        <w:rPr>
          <w:rFonts w:ascii="Arial" w:hAnsi="Arial" w:cs="Arial"/>
          <w:sz w:val="20"/>
          <w:szCs w:val="20"/>
        </w:rPr>
        <w:t>Cloud archives</w:t>
      </w:r>
      <w:r w:rsidR="00212D43">
        <w:rPr>
          <w:rFonts w:ascii="Arial" w:hAnsi="Arial" w:cs="Arial"/>
          <w:sz w:val="20"/>
          <w:szCs w:val="20"/>
        </w:rPr>
        <w:t xml:space="preserve">. </w:t>
      </w:r>
      <w:r w:rsidR="00212D43" w:rsidRPr="00DB4FFA">
        <w:rPr>
          <w:rFonts w:ascii="Arial" w:hAnsi="Arial" w:cs="Arial"/>
          <w:sz w:val="20"/>
          <w:szCs w:val="20"/>
        </w:rPr>
        <w:t xml:space="preserve">However, before we embark on analyzing </w:t>
      </w:r>
      <w:r w:rsidR="00212D43">
        <w:rPr>
          <w:rFonts w:ascii="Arial" w:hAnsi="Arial" w:cs="Arial"/>
          <w:sz w:val="20"/>
          <w:szCs w:val="20"/>
        </w:rPr>
        <w:t xml:space="preserve">the targeted datasets from GEO </w:t>
      </w:r>
      <w:r w:rsidR="00212D43" w:rsidRPr="00DB4FFA">
        <w:rPr>
          <w:rFonts w:ascii="Arial" w:hAnsi="Arial" w:cs="Arial"/>
          <w:sz w:val="20"/>
          <w:szCs w:val="20"/>
        </w:rPr>
        <w:t xml:space="preserve">in bulk, we will prioritize a smaller set of experiments to </w:t>
      </w:r>
      <w:r w:rsidR="00212D43">
        <w:rPr>
          <w:rFonts w:ascii="Arial" w:hAnsi="Arial" w:cs="Arial"/>
          <w:sz w:val="20"/>
          <w:szCs w:val="20"/>
        </w:rPr>
        <w:t>show</w:t>
      </w:r>
      <w:r w:rsidR="00212D43" w:rsidRPr="00DB4FFA">
        <w:rPr>
          <w:rFonts w:ascii="Arial" w:hAnsi="Arial" w:cs="Arial"/>
          <w:sz w:val="20"/>
          <w:szCs w:val="20"/>
        </w:rPr>
        <w:t xml:space="preserve"> </w:t>
      </w:r>
      <w:r w:rsidR="00212D43">
        <w:rPr>
          <w:rFonts w:ascii="Arial" w:hAnsi="Arial" w:cs="Arial"/>
          <w:sz w:val="20"/>
          <w:szCs w:val="20"/>
        </w:rPr>
        <w:t>the</w:t>
      </w:r>
      <w:r w:rsidR="00212D43" w:rsidRPr="00DB4FFA">
        <w:rPr>
          <w:rFonts w:ascii="Arial" w:hAnsi="Arial" w:cs="Arial"/>
          <w:sz w:val="20"/>
          <w:szCs w:val="20"/>
        </w:rPr>
        <w:t xml:space="preserve"> reference expression atlas of a model species and attempt to answer compelling biological questions in areas such as flowering time, flower and seed development and abiotic and biotic stress responses.</w:t>
      </w:r>
    </w:p>
    <w:p w:rsidR="00B94800" w:rsidRDefault="007034D5">
      <w:pPr>
        <w:spacing w:before="120" w:after="100"/>
        <w:rPr>
          <w:rFonts w:ascii="Arial" w:hAnsi="Arial" w:cs="Arial"/>
          <w:i/>
          <w:sz w:val="20"/>
          <w:szCs w:val="20"/>
        </w:rPr>
      </w:pPr>
      <w:r w:rsidRPr="006075CE">
        <w:rPr>
          <w:rFonts w:ascii="Arial" w:hAnsi="Arial" w:cs="Arial"/>
          <w:i/>
          <w:sz w:val="20"/>
          <w:szCs w:val="20"/>
        </w:rPr>
        <w:t>Deliverables:</w:t>
      </w:r>
      <w:r w:rsidR="003800F8">
        <w:rPr>
          <w:rFonts w:ascii="Arial" w:hAnsi="Arial" w:cs="Arial"/>
          <w:i/>
          <w:sz w:val="20"/>
          <w:szCs w:val="20"/>
        </w:rPr>
        <w:t xml:space="preserve"> </w:t>
      </w:r>
      <w:r w:rsidRPr="006075CE">
        <w:rPr>
          <w:rFonts w:ascii="Arial" w:hAnsi="Arial" w:cs="Arial"/>
          <w:i/>
          <w:sz w:val="20"/>
          <w:szCs w:val="20"/>
        </w:rPr>
        <w:t>Expression data sets</w:t>
      </w:r>
      <w:r w:rsidR="003800F8">
        <w:rPr>
          <w:rFonts w:ascii="Arial" w:hAnsi="Arial" w:cs="Arial"/>
          <w:i/>
          <w:sz w:val="20"/>
          <w:szCs w:val="20"/>
        </w:rPr>
        <w:t>;</w:t>
      </w:r>
      <w:r w:rsidRPr="006075CE">
        <w:rPr>
          <w:rFonts w:ascii="Arial" w:hAnsi="Arial" w:cs="Arial"/>
          <w:i/>
          <w:sz w:val="20"/>
          <w:szCs w:val="20"/>
        </w:rPr>
        <w:t xml:space="preserve">  Annotate the complete GEO datasets (about 3,000 experiments or a priority set as defined above) for rice, maize and </w:t>
      </w:r>
      <w:r w:rsidR="002D0BE6" w:rsidRPr="002D0BE6">
        <w:rPr>
          <w:rFonts w:ascii="Arial" w:hAnsi="Arial" w:cs="Arial"/>
          <w:i/>
          <w:sz w:val="20"/>
          <w:szCs w:val="20"/>
          <w:u w:val="single"/>
        </w:rPr>
        <w:t>Arabidopsis</w:t>
      </w:r>
      <w:r w:rsidRPr="006075CE">
        <w:rPr>
          <w:rFonts w:ascii="Arial" w:hAnsi="Arial" w:cs="Arial"/>
          <w:i/>
          <w:sz w:val="20"/>
          <w:szCs w:val="20"/>
        </w:rPr>
        <w:t xml:space="preserve"> using the meta-analysis and annotation pipelines developed by the EBI-ATLAS project and those modified under this collaboration to suit the annotation required for plant-based datasets (collaboration Huala, Lawrence, Chen)</w:t>
      </w:r>
      <w:r w:rsidR="008A2E0E" w:rsidRPr="008A2E0E">
        <w:rPr>
          <w:rFonts w:ascii="Arial" w:hAnsi="Arial" w:cs="Arial"/>
          <w:i/>
          <w:sz w:val="20"/>
          <w:szCs w:val="20"/>
        </w:rPr>
        <w:t xml:space="preserve"> </w:t>
      </w:r>
      <w:r w:rsidR="008A2E0E">
        <w:rPr>
          <w:rFonts w:ascii="Arial" w:hAnsi="Arial" w:cs="Arial"/>
          <w:i/>
          <w:sz w:val="20"/>
          <w:szCs w:val="20"/>
        </w:rPr>
        <w:t>(Appendix 1-2)</w:t>
      </w:r>
      <w:r w:rsidRPr="006075CE">
        <w:rPr>
          <w:rFonts w:ascii="Arial" w:hAnsi="Arial" w:cs="Arial"/>
          <w:i/>
          <w:sz w:val="20"/>
          <w:szCs w:val="20"/>
        </w:rPr>
        <w:t xml:space="preserve">. </w:t>
      </w:r>
    </w:p>
    <w:p w:rsidR="00BF0781" w:rsidRDefault="007034D5">
      <w:pPr>
        <w:spacing w:before="120" w:after="100"/>
        <w:rPr>
          <w:rFonts w:ascii="Arial" w:hAnsi="Arial" w:cs="Arial"/>
          <w:b/>
          <w:sz w:val="20"/>
          <w:szCs w:val="20"/>
        </w:rPr>
      </w:pPr>
      <w:r w:rsidRPr="006075CE">
        <w:rPr>
          <w:rFonts w:ascii="Arial" w:hAnsi="Arial" w:cs="Arial"/>
          <w:b/>
          <w:sz w:val="20"/>
          <w:szCs w:val="20"/>
        </w:rPr>
        <w:t>Aim 3. Integrate new visualization/analysis tools for exploring emerging genomic information for function and phenotype associations.</w:t>
      </w:r>
    </w:p>
    <w:p w:rsidR="00B94800" w:rsidRDefault="007034D5">
      <w:pPr>
        <w:spacing w:before="120" w:after="100"/>
        <w:rPr>
          <w:rFonts w:ascii="Arial" w:hAnsi="Arial" w:cs="Arial"/>
          <w:sz w:val="20"/>
          <w:szCs w:val="20"/>
        </w:rPr>
      </w:pPr>
      <w:r w:rsidRPr="006075CE">
        <w:rPr>
          <w:rFonts w:ascii="Arial" w:hAnsi="Arial" w:cs="Arial"/>
          <w:sz w:val="20"/>
          <w:szCs w:val="20"/>
        </w:rPr>
        <w:t xml:space="preserve">We will support the development and implementation of new interfaces through the synthesis of existing tools including Ensembl, Reactome, ATLAS, and Biomart. </w:t>
      </w:r>
      <w:r w:rsidR="00633742">
        <w:rPr>
          <w:rFonts w:ascii="Arial" w:hAnsi="Arial" w:cs="Arial"/>
          <w:sz w:val="20"/>
          <w:szCs w:val="20"/>
        </w:rPr>
        <w:t>These tools</w:t>
      </w:r>
      <w:r w:rsidRPr="006075CE">
        <w:rPr>
          <w:rFonts w:ascii="Arial" w:hAnsi="Arial" w:cs="Arial"/>
          <w:sz w:val="20"/>
          <w:szCs w:val="20"/>
        </w:rPr>
        <w:t xml:space="preserve"> support hypothesis-driven interrogation of genome- and phenome-associated data sets to allow comparative </w:t>
      </w:r>
      <w:r w:rsidRPr="006075CE">
        <w:rPr>
          <w:rFonts w:ascii="Arial" w:hAnsi="Arial" w:cs="Arial"/>
          <w:i/>
          <w:sz w:val="20"/>
          <w:szCs w:val="20"/>
        </w:rPr>
        <w:t>functional</w:t>
      </w:r>
      <w:r w:rsidRPr="006075CE">
        <w:rPr>
          <w:rFonts w:ascii="Arial" w:hAnsi="Arial" w:cs="Arial"/>
          <w:sz w:val="20"/>
          <w:szCs w:val="20"/>
        </w:rPr>
        <w:t xml:space="preserve"> genomics. We will provide multiple methods for programmatic access to Gramene data resources.</w:t>
      </w:r>
    </w:p>
    <w:p w:rsidR="00B94800" w:rsidRDefault="007034D5">
      <w:pPr>
        <w:spacing w:before="120" w:after="100"/>
        <w:rPr>
          <w:rFonts w:ascii="Arial" w:hAnsi="Arial" w:cs="Arial"/>
          <w:sz w:val="20"/>
          <w:szCs w:val="20"/>
        </w:rPr>
      </w:pPr>
      <w:r w:rsidRPr="006075CE">
        <w:rPr>
          <w:rFonts w:ascii="Arial" w:hAnsi="Arial" w:cs="Arial"/>
          <w:sz w:val="20"/>
          <w:szCs w:val="20"/>
        </w:rPr>
        <w:t>One of Gramene’s strengths has been to combine multiple data types and tools, developed both internally and externally, under one platform</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&lt;EndNote&gt;&lt;Cite&gt;&lt;Author&gt;Youens-Clark&lt;/Author&gt;&lt;Year&gt;2011&lt;/Year&gt;&lt;RecNum&gt;76&lt;/RecNum&gt;&lt;record&gt;&lt;rec-number&gt;76&lt;/rec-number&gt;&lt;foreign-keys&gt;&lt;key app="EN" db-id="p90xfdxr0d9z96extd1xvz2e02ast52rvfee"&gt;76&lt;/key&gt;&lt;/foreign-keys&gt;&lt;ref-type name="Journal Article"&gt;17&lt;/ref-type&gt;&lt;contributors&gt;&lt;authors&gt;&lt;author&gt;Youens-Clark, K.&lt;/author&gt;&lt;author&gt;Buckler, E.&lt;/author&gt;&lt;author&gt;Casstevens, T.&lt;/author&gt;&lt;author&gt;Chen, C.&lt;/author&gt;&lt;author&gt;Declerck, G.&lt;/author&gt;&lt;author&gt;Derwent, P.&lt;/author&gt;&lt;author&gt;Dharmawardhana, P.&lt;/author&gt;&lt;author&gt;Jaiswal, P.&lt;/author&gt;&lt;author&gt;Kersey, P.&lt;/author&gt;&lt;author&gt;Karthikeyan, A. S.&lt;/author&gt;&lt;author&gt;Lu, J.&lt;/author&gt;&lt;author&gt;McCouch, S. R.&lt;/author&gt;&lt;author&gt;Ren, L.&lt;/author&gt;&lt;author&gt;Spooner, W.&lt;/author&gt;&lt;author&gt;Stein, J. C.&lt;/author&gt;&lt;author&gt;Thomason, J.&lt;/author&gt;&lt;author&gt;Wei, S.&lt;/author&gt;&lt;author&gt;Ware, D.&lt;/author&gt;&lt;/authors&gt;&lt;/contributors&gt;&lt;auth-address&gt;Cold Spring Harbor Laboratory, 1 Bungtown Road, Cold Spring Harbor, NY 11724, USA. kclark@cshl.edu&lt;/auth-address&gt;&lt;titles&gt;&lt;title&gt;Gramene database in 2010: updates and extensions&lt;/title&gt;&lt;secondary-title&gt;Nucleic Acids Res&lt;/secondary-title&gt;&lt;/titles&gt;&lt;periodical&gt;&lt;full-title&gt;Nucleic Acids Res&lt;/full-title&gt;&lt;/periodical&gt;&lt;pages&gt;D1085-94&lt;/pages&gt;&lt;volume&gt;39&lt;/volume&gt;&lt;number&gt;Database issue&lt;/number&gt;&lt;edition&gt;2010/11/16&lt;/edition&gt;&lt;dates&gt;&lt;year&gt;2011&lt;/year&gt;&lt;pub-dates&gt;&lt;date&gt;Jan&lt;/date&gt;&lt;/pub-dates&gt;&lt;/dates&gt;&lt;isbn&gt;1362-4962 (Electronic)&amp;#xD;0305-1048 (Linking)&lt;/isbn&gt;&lt;accession-num&gt;21076153&lt;/accession-num&gt;&lt;urls&gt;&lt;related-urls&gt;&lt;url&gt;http://www.ncbi.nlm.nih.gov/entrez/query.fcgi?cmd=Retrieve&amp;amp;db=PubMed&amp;amp;dopt=Citation&amp;amp;list_uids=21076153&lt;/url&gt;&lt;/related-urls&gt;&lt;/urls&gt;&lt;custom2&gt;3013721&lt;/custom2&gt;&lt;electronic-resource-num&gt;gkq1148 [pii]&amp;#xD;10.1093/nar/gkq1148&lt;/electronic-resource-num&gt;&lt;language&gt;eng&lt;/language&gt;&lt;/record&gt;&lt;/Cite&gt;&lt;/EndNote&gt;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25</w:t>
      </w:r>
      <w:r w:rsidR="00BF6FE4">
        <w:rPr>
          <w:rFonts w:ascii="Arial" w:hAnsi="Arial" w:cs="Arial"/>
          <w:sz w:val="20"/>
          <w:szCs w:val="20"/>
        </w:rPr>
        <w:fldChar w:fldCharType="end"/>
      </w:r>
      <w:r w:rsidRPr="006075CE">
        <w:rPr>
          <w:rFonts w:ascii="Arial" w:hAnsi="Arial" w:cs="Arial"/>
          <w:sz w:val="20"/>
          <w:szCs w:val="20"/>
        </w:rPr>
        <w:t xml:space="preserve">. As described under Aim 2, we will incorporate new tools and visualization software (Reactome, </w:t>
      </w:r>
      <w:r w:rsidR="0038122A">
        <w:rPr>
          <w:rFonts w:ascii="Arial" w:hAnsi="Arial" w:cs="Arial"/>
          <w:sz w:val="20"/>
          <w:szCs w:val="20"/>
        </w:rPr>
        <w:t>ATLAS</w:t>
      </w:r>
      <w:r w:rsidRPr="006075CE">
        <w:rPr>
          <w:rFonts w:ascii="Arial" w:hAnsi="Arial" w:cs="Arial"/>
          <w:sz w:val="20"/>
          <w:szCs w:val="20"/>
        </w:rPr>
        <w:t xml:space="preserve">, and our internally developed GWAS viewer), each </w:t>
      </w:r>
      <w:r w:rsidR="0038122A">
        <w:rPr>
          <w:rFonts w:ascii="Arial" w:hAnsi="Arial" w:cs="Arial"/>
          <w:sz w:val="20"/>
          <w:szCs w:val="20"/>
        </w:rPr>
        <w:t>with its</w:t>
      </w:r>
      <w:r w:rsidRPr="006075CE">
        <w:rPr>
          <w:rFonts w:ascii="Arial" w:hAnsi="Arial" w:cs="Arial"/>
          <w:sz w:val="20"/>
          <w:szCs w:val="20"/>
        </w:rPr>
        <w:t xml:space="preserve"> own special capabilities and visual </w:t>
      </w:r>
      <w:r w:rsidRPr="0055192F">
        <w:rPr>
          <w:rFonts w:ascii="Arial" w:hAnsi="Arial" w:cs="Arial"/>
          <w:sz w:val="20"/>
          <w:szCs w:val="20"/>
        </w:rPr>
        <w:t>interfaces for exploring function. It is not enough to merely combine these in one web site</w:t>
      </w:r>
      <w:r w:rsidR="00633742">
        <w:rPr>
          <w:rFonts w:ascii="Arial" w:hAnsi="Arial" w:cs="Arial"/>
          <w:sz w:val="20"/>
          <w:szCs w:val="20"/>
        </w:rPr>
        <w:t>, but rather to provide an integrated analysis system where data of different experimental origins are merged to establish biological relationships such as between expression and chromatin state</w:t>
      </w:r>
      <w:r w:rsidR="00633742" w:rsidRPr="006075CE">
        <w:rPr>
          <w:rFonts w:ascii="Arial" w:hAnsi="Arial" w:cs="Arial"/>
          <w:sz w:val="20"/>
          <w:szCs w:val="20"/>
        </w:rPr>
        <w:t xml:space="preserve">. </w:t>
      </w:r>
      <w:r w:rsidR="00720168">
        <w:rPr>
          <w:rFonts w:ascii="Arial" w:hAnsi="Arial" w:cs="Arial"/>
          <w:sz w:val="20"/>
          <w:szCs w:val="20"/>
        </w:rPr>
        <w:t>C</w:t>
      </w:r>
      <w:r w:rsidRPr="006075CE">
        <w:rPr>
          <w:rFonts w:ascii="Arial" w:hAnsi="Arial" w:cs="Arial"/>
          <w:sz w:val="20"/>
          <w:szCs w:val="20"/>
        </w:rPr>
        <w:t xml:space="preserve">omparative genomics has limited value if one cannot easily determine how two evolutionarily defined orthologs compare in terms of expression profile, phenotype association, or membership within a network or genomic position.  Integrating such information means the ability to project it across many </w:t>
      </w:r>
      <w:r w:rsidR="00200C59">
        <w:rPr>
          <w:rFonts w:ascii="Arial" w:hAnsi="Arial" w:cs="Arial"/>
          <w:sz w:val="20"/>
          <w:szCs w:val="20"/>
        </w:rPr>
        <w:t>data types</w:t>
      </w:r>
      <w:r w:rsidRPr="006075CE">
        <w:rPr>
          <w:rFonts w:ascii="Arial" w:hAnsi="Arial" w:cs="Arial"/>
          <w:sz w:val="20"/>
          <w:szCs w:val="20"/>
        </w:rPr>
        <w:t>. Users looking at a phylogenetic tree</w:t>
      </w:r>
      <w:r w:rsidR="003800F8">
        <w:rPr>
          <w:rFonts w:ascii="Arial" w:hAnsi="Arial" w:cs="Arial"/>
          <w:sz w:val="20"/>
          <w:szCs w:val="20"/>
        </w:rPr>
        <w:t>s</w:t>
      </w:r>
      <w:r w:rsidRPr="006075CE">
        <w:rPr>
          <w:rFonts w:ascii="Arial" w:hAnsi="Arial" w:cs="Arial"/>
          <w:sz w:val="20"/>
          <w:szCs w:val="20"/>
        </w:rPr>
        <w:t xml:space="preserve"> should </w:t>
      </w:r>
      <w:r w:rsidR="007D153D">
        <w:rPr>
          <w:rFonts w:ascii="Arial" w:hAnsi="Arial" w:cs="Arial"/>
          <w:sz w:val="20"/>
          <w:szCs w:val="20"/>
        </w:rPr>
        <w:t>be able</w:t>
      </w:r>
      <w:r w:rsidRPr="006075CE">
        <w:rPr>
          <w:rFonts w:ascii="Arial" w:hAnsi="Arial" w:cs="Arial"/>
          <w:sz w:val="20"/>
          <w:szCs w:val="20"/>
        </w:rPr>
        <w:t xml:space="preserve"> to see InterPro and GO annotations simultaneously and to access expression and pathway information (and vice versa) </w:t>
      </w:r>
      <w:r w:rsidR="007D153D">
        <w:rPr>
          <w:rFonts w:ascii="Arial" w:hAnsi="Arial" w:cs="Arial"/>
          <w:sz w:val="20"/>
          <w:szCs w:val="20"/>
        </w:rPr>
        <w:t xml:space="preserve">readily </w:t>
      </w:r>
      <w:r w:rsidRPr="006075CE">
        <w:rPr>
          <w:rFonts w:ascii="Arial" w:hAnsi="Arial" w:cs="Arial"/>
          <w:sz w:val="20"/>
          <w:szCs w:val="20"/>
        </w:rPr>
        <w:t xml:space="preserve">without </w:t>
      </w:r>
      <w:r w:rsidR="007D153D">
        <w:rPr>
          <w:rFonts w:ascii="Arial" w:hAnsi="Arial" w:cs="Arial"/>
          <w:sz w:val="20"/>
          <w:szCs w:val="20"/>
        </w:rPr>
        <w:t>searching for</w:t>
      </w:r>
      <w:r w:rsidRPr="006075CE">
        <w:rPr>
          <w:rFonts w:ascii="Arial" w:hAnsi="Arial" w:cs="Arial"/>
          <w:sz w:val="20"/>
          <w:szCs w:val="20"/>
        </w:rPr>
        <w:t xml:space="preserve"> individual gene identifiers. </w:t>
      </w:r>
      <w:r w:rsidR="003800F8">
        <w:rPr>
          <w:rFonts w:ascii="Arial" w:hAnsi="Arial" w:cs="Arial"/>
          <w:sz w:val="20"/>
          <w:szCs w:val="20"/>
        </w:rPr>
        <w:t xml:space="preserve"> </w:t>
      </w:r>
      <w:r w:rsidRPr="006075CE">
        <w:rPr>
          <w:rFonts w:ascii="Arial" w:hAnsi="Arial" w:cs="Arial"/>
          <w:sz w:val="20"/>
          <w:szCs w:val="20"/>
        </w:rPr>
        <w:t xml:space="preserve">As described in Aims 1 and 2, </w:t>
      </w:r>
      <w:r w:rsidR="00FB5EA4">
        <w:rPr>
          <w:rFonts w:ascii="Arial" w:hAnsi="Arial" w:cs="Arial"/>
          <w:sz w:val="20"/>
          <w:szCs w:val="20"/>
        </w:rPr>
        <w:t>we intend</w:t>
      </w:r>
      <w:r w:rsidRPr="006075CE">
        <w:rPr>
          <w:rFonts w:ascii="Arial" w:hAnsi="Arial" w:cs="Arial"/>
          <w:sz w:val="20"/>
          <w:szCs w:val="20"/>
        </w:rPr>
        <w:t xml:space="preserve"> to develop and adhere to standardized ontologies and metadata </w:t>
      </w:r>
      <w:r w:rsidR="00720168">
        <w:rPr>
          <w:rFonts w:ascii="Arial" w:hAnsi="Arial" w:cs="Arial"/>
          <w:sz w:val="20"/>
          <w:szCs w:val="20"/>
        </w:rPr>
        <w:t xml:space="preserve">classifications </w:t>
      </w:r>
      <w:r w:rsidR="00FB5EA4">
        <w:rPr>
          <w:rFonts w:ascii="Arial" w:hAnsi="Arial" w:cs="Arial"/>
          <w:sz w:val="20"/>
          <w:szCs w:val="20"/>
        </w:rPr>
        <w:t>to allow</w:t>
      </w:r>
      <w:r w:rsidRPr="006075CE">
        <w:rPr>
          <w:rFonts w:ascii="Arial" w:hAnsi="Arial" w:cs="Arial"/>
          <w:sz w:val="20"/>
          <w:szCs w:val="20"/>
        </w:rPr>
        <w:t xml:space="preserve"> systematic search, exchang</w:t>
      </w:r>
      <w:r w:rsidR="003800F8">
        <w:rPr>
          <w:rFonts w:ascii="Arial" w:hAnsi="Arial" w:cs="Arial"/>
          <w:sz w:val="20"/>
          <w:szCs w:val="20"/>
        </w:rPr>
        <w:t>e</w:t>
      </w:r>
      <w:r w:rsidRPr="006075CE">
        <w:rPr>
          <w:rFonts w:ascii="Arial" w:hAnsi="Arial" w:cs="Arial"/>
          <w:sz w:val="20"/>
          <w:szCs w:val="20"/>
        </w:rPr>
        <w:t>, and represent</w:t>
      </w:r>
      <w:r w:rsidR="00FB5EA4">
        <w:rPr>
          <w:rFonts w:ascii="Arial" w:hAnsi="Arial" w:cs="Arial"/>
          <w:sz w:val="20"/>
          <w:szCs w:val="20"/>
        </w:rPr>
        <w:t>ation of data</w:t>
      </w:r>
      <w:r w:rsidRPr="006075CE">
        <w:rPr>
          <w:rFonts w:ascii="Arial" w:hAnsi="Arial" w:cs="Arial"/>
          <w:sz w:val="20"/>
          <w:szCs w:val="20"/>
        </w:rPr>
        <w:t xml:space="preserve"> within different software modules. </w:t>
      </w:r>
      <w:r w:rsidR="003800F8">
        <w:rPr>
          <w:rFonts w:ascii="Arial" w:hAnsi="Arial" w:cs="Arial"/>
          <w:sz w:val="20"/>
          <w:szCs w:val="20"/>
        </w:rPr>
        <w:t xml:space="preserve"> </w:t>
      </w:r>
      <w:r w:rsidRPr="006075CE">
        <w:rPr>
          <w:rFonts w:ascii="Arial" w:hAnsi="Arial" w:cs="Arial"/>
          <w:sz w:val="20"/>
          <w:szCs w:val="20"/>
        </w:rPr>
        <w:t xml:space="preserve">In addition, complex search and mining capabilities across these dimensions </w:t>
      </w:r>
      <w:r w:rsidR="00FB5EA4">
        <w:rPr>
          <w:rFonts w:ascii="Arial" w:hAnsi="Arial" w:cs="Arial"/>
          <w:sz w:val="20"/>
          <w:szCs w:val="20"/>
        </w:rPr>
        <w:t>must be</w:t>
      </w:r>
      <w:r w:rsidRPr="006075CE">
        <w:rPr>
          <w:rFonts w:ascii="Arial" w:hAnsi="Arial" w:cs="Arial"/>
          <w:sz w:val="20"/>
          <w:szCs w:val="20"/>
        </w:rPr>
        <w:t xml:space="preserve"> efficient and flexible </w:t>
      </w:r>
      <w:r w:rsidR="00B65577">
        <w:rPr>
          <w:rFonts w:ascii="Arial" w:hAnsi="Arial" w:cs="Arial"/>
          <w:sz w:val="20"/>
          <w:szCs w:val="20"/>
        </w:rPr>
        <w:t xml:space="preserve">enough </w:t>
      </w:r>
      <w:r w:rsidRPr="006075CE">
        <w:rPr>
          <w:rFonts w:ascii="Arial" w:hAnsi="Arial" w:cs="Arial"/>
          <w:sz w:val="20"/>
          <w:szCs w:val="20"/>
        </w:rPr>
        <w:t xml:space="preserve">to meet any </w:t>
      </w:r>
      <w:r w:rsidR="007A66DA">
        <w:rPr>
          <w:rFonts w:ascii="Arial" w:hAnsi="Arial" w:cs="Arial"/>
          <w:sz w:val="20"/>
          <w:szCs w:val="20"/>
        </w:rPr>
        <w:t xml:space="preserve">different </w:t>
      </w:r>
      <w:r w:rsidRPr="006075CE">
        <w:rPr>
          <w:rFonts w:ascii="Arial" w:hAnsi="Arial" w:cs="Arial"/>
          <w:sz w:val="20"/>
          <w:szCs w:val="20"/>
        </w:rPr>
        <w:t>users’ needs, perspectives, and approaches.  Finally, information</w:t>
      </w:r>
      <w:r w:rsidR="00FB5EA4">
        <w:rPr>
          <w:rFonts w:ascii="Arial" w:hAnsi="Arial" w:cs="Arial"/>
          <w:sz w:val="20"/>
          <w:szCs w:val="20"/>
        </w:rPr>
        <w:t xml:space="preserve"> must be</w:t>
      </w:r>
      <w:r w:rsidRPr="006075CE">
        <w:rPr>
          <w:rFonts w:ascii="Arial" w:hAnsi="Arial" w:cs="Arial"/>
          <w:sz w:val="20"/>
          <w:szCs w:val="20"/>
        </w:rPr>
        <w:t xml:space="preserve"> programmatically accessible to users and external automated tools. In Aim 3 we describe the software, data architecture, and tools to make this possible.</w:t>
      </w:r>
    </w:p>
    <w:p w:rsidR="00B94800" w:rsidRDefault="007034D5">
      <w:pPr>
        <w:spacing w:before="120" w:after="100"/>
        <w:rPr>
          <w:rFonts w:ascii="Arial" w:hAnsi="Arial" w:cs="Arial"/>
          <w:sz w:val="20"/>
          <w:szCs w:val="20"/>
        </w:rPr>
      </w:pPr>
      <w:r w:rsidRPr="00785629">
        <w:rPr>
          <w:rFonts w:ascii="Arial" w:hAnsi="Arial" w:cs="Arial"/>
          <w:b/>
          <w:sz w:val="20"/>
          <w:szCs w:val="20"/>
        </w:rPr>
        <w:t xml:space="preserve">3.1 </w:t>
      </w:r>
      <w:r w:rsidRPr="00BF0781">
        <w:rPr>
          <w:rFonts w:ascii="Arial" w:hAnsi="Arial" w:cs="Arial"/>
          <w:b/>
          <w:i/>
          <w:sz w:val="20"/>
          <w:szCs w:val="20"/>
        </w:rPr>
        <w:t>Build a high-capacity data warehouse that promotes flexible implementation of software modules</w:t>
      </w:r>
      <w:r w:rsidRPr="00BF0781">
        <w:rPr>
          <w:rFonts w:ascii="Arial" w:hAnsi="Arial" w:cs="Arial"/>
          <w:i/>
          <w:sz w:val="20"/>
          <w:szCs w:val="20"/>
        </w:rPr>
        <w:t>.</w:t>
      </w:r>
      <w:r w:rsidRPr="006075CE">
        <w:rPr>
          <w:rFonts w:ascii="Arial" w:hAnsi="Arial" w:cs="Arial"/>
          <w:sz w:val="20"/>
          <w:szCs w:val="20"/>
        </w:rPr>
        <w:t xml:space="preserve"> This goal addresses two fundamental problems. First, the process of interconnecting multiple software components and database schemas, contributed by each tool and added over time, is labor-intensive, inefficient, and does not scale well. </w:t>
      </w:r>
      <w:r w:rsidR="0055192F">
        <w:rPr>
          <w:rFonts w:ascii="Arial" w:hAnsi="Arial" w:cs="Arial"/>
          <w:sz w:val="20"/>
          <w:szCs w:val="20"/>
        </w:rPr>
        <w:t xml:space="preserve"> </w:t>
      </w:r>
      <w:r w:rsidRPr="006075CE">
        <w:rPr>
          <w:rFonts w:ascii="Arial" w:hAnsi="Arial" w:cs="Arial"/>
          <w:sz w:val="20"/>
          <w:szCs w:val="20"/>
        </w:rPr>
        <w:t xml:space="preserve">Second, the sheer quantity of data and its diversity has </w:t>
      </w:r>
      <w:r w:rsidRPr="006075CE">
        <w:rPr>
          <w:rFonts w:ascii="Arial" w:hAnsi="Arial" w:cs="Arial"/>
          <w:sz w:val="20"/>
          <w:szCs w:val="20"/>
        </w:rPr>
        <w:lastRenderedPageBreak/>
        <w:t>outgrown typical relational database architectures.</w:t>
      </w:r>
      <w:r w:rsidR="0055192F">
        <w:rPr>
          <w:rFonts w:ascii="Arial" w:hAnsi="Arial" w:cs="Arial"/>
          <w:sz w:val="20"/>
          <w:szCs w:val="20"/>
        </w:rPr>
        <w:t xml:space="preserve"> </w:t>
      </w:r>
      <w:r w:rsidRPr="006075CE">
        <w:rPr>
          <w:rFonts w:ascii="Arial" w:hAnsi="Arial" w:cs="Arial"/>
          <w:sz w:val="20"/>
          <w:szCs w:val="20"/>
        </w:rPr>
        <w:t xml:space="preserve"> A robust solution is to build a generalized framework </w:t>
      </w:r>
      <w:r w:rsidR="00BF0781">
        <w:rPr>
          <w:rFonts w:ascii="Arial" w:hAnsi="Arial" w:cs="Arial"/>
          <w:sz w:val="20"/>
          <w:szCs w:val="20"/>
        </w:rPr>
        <w:drawing>
          <wp:anchor distT="0" distB="0" distL="114300" distR="114300" simplePos="0" relativeHeight="251670016" behindDoc="0" locked="0" layoutInCell="1" allowOverlap="1">
            <wp:simplePos x="0" y="0"/>
            <wp:positionH relativeFrom="column">
              <wp:posOffset>0</wp:posOffset>
            </wp:positionH>
            <wp:positionV relativeFrom="paragraph">
              <wp:posOffset>0</wp:posOffset>
            </wp:positionV>
            <wp:extent cx="3656965" cy="3339465"/>
            <wp:effectExtent l="50800" t="25400" r="26035" b="13335"/>
            <wp:wrapSquare wrapText="bothSides"/>
            <wp:docPr id="11" name="Picture 8" descr="proposed-data-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data-architecture.png"/>
                    <pic:cNvPicPr/>
                  </pic:nvPicPr>
                  <pic:blipFill>
                    <a:blip r:embed="rId17"/>
                    <a:stretch>
                      <a:fillRect/>
                    </a:stretch>
                  </pic:blipFill>
                  <pic:spPr>
                    <a:xfrm>
                      <a:off x="0" y="0"/>
                      <a:ext cx="3656965" cy="3339465"/>
                    </a:xfrm>
                    <a:prstGeom prst="rect">
                      <a:avLst/>
                    </a:prstGeom>
                    <a:ln w="6350" cap="flat" cmpd="sng" algn="ctr">
                      <a:solidFill>
                        <a:srgbClr val="000000"/>
                      </a:solidFill>
                      <a:prstDash val="solid"/>
                      <a:round/>
                      <a:headEnd type="none" w="med" len="med"/>
                      <a:tailEnd type="none" w="med" len="med"/>
                    </a:ln>
                  </pic:spPr>
                </pic:pic>
              </a:graphicData>
            </a:graphic>
          </wp:anchor>
        </w:drawing>
      </w:r>
      <w:r w:rsidRPr="006075CE">
        <w:rPr>
          <w:rFonts w:ascii="Arial" w:hAnsi="Arial" w:cs="Arial"/>
          <w:sz w:val="20"/>
          <w:szCs w:val="20"/>
        </w:rPr>
        <w:t xml:space="preserve">into which new tools and interfaces can be plugged in as required. To accomplish this, we will build a uniform back-end data warehouse to </w:t>
      </w:r>
      <w:r w:rsidR="0055192F">
        <w:rPr>
          <w:rFonts w:ascii="Arial" w:hAnsi="Arial" w:cs="Arial"/>
          <w:sz w:val="20"/>
          <w:szCs w:val="20"/>
        </w:rPr>
        <w:t xml:space="preserve">a </w:t>
      </w:r>
      <w:r w:rsidR="00DF480B" w:rsidRPr="006075CE">
        <w:rPr>
          <w:rFonts w:ascii="Arial" w:hAnsi="Arial" w:cs="Arial"/>
          <w:sz w:val="20"/>
          <w:szCs w:val="20"/>
        </w:rPr>
        <w:t xml:space="preserve">canonical </w:t>
      </w:r>
      <w:r w:rsidR="0055192F">
        <w:rPr>
          <w:rFonts w:ascii="Arial" w:hAnsi="Arial" w:cs="Arial"/>
          <w:sz w:val="20"/>
          <w:szCs w:val="20"/>
        </w:rPr>
        <w:t xml:space="preserve">representation of the </w:t>
      </w:r>
      <w:r w:rsidR="00DF480B" w:rsidRPr="006075CE">
        <w:rPr>
          <w:rFonts w:ascii="Arial" w:hAnsi="Arial" w:cs="Arial"/>
          <w:sz w:val="20"/>
          <w:szCs w:val="20"/>
        </w:rPr>
        <w:t xml:space="preserve">data </w:t>
      </w:r>
      <w:r w:rsidR="0055192F">
        <w:rPr>
          <w:rFonts w:ascii="Arial" w:hAnsi="Arial" w:cs="Arial"/>
          <w:sz w:val="20"/>
          <w:szCs w:val="20"/>
        </w:rPr>
        <w:t>with</w:t>
      </w:r>
      <w:r w:rsidR="0055192F" w:rsidRPr="006075CE">
        <w:rPr>
          <w:rFonts w:ascii="Arial" w:hAnsi="Arial" w:cs="Arial"/>
          <w:sz w:val="20"/>
          <w:szCs w:val="20"/>
        </w:rPr>
        <w:t xml:space="preserve"> </w:t>
      </w:r>
      <w:r w:rsidRPr="006075CE">
        <w:rPr>
          <w:rFonts w:ascii="Arial" w:hAnsi="Arial" w:cs="Arial"/>
          <w:sz w:val="20"/>
          <w:szCs w:val="20"/>
        </w:rPr>
        <w:t xml:space="preserve">a flexible </w:t>
      </w:r>
      <w:r w:rsidR="0055192F">
        <w:rPr>
          <w:rFonts w:ascii="Arial" w:hAnsi="Arial" w:cs="Arial"/>
          <w:sz w:val="20"/>
          <w:szCs w:val="20"/>
        </w:rPr>
        <w:t xml:space="preserve">and </w:t>
      </w:r>
      <w:r w:rsidRPr="006075CE">
        <w:rPr>
          <w:rFonts w:ascii="Arial" w:hAnsi="Arial" w:cs="Arial"/>
          <w:sz w:val="20"/>
          <w:szCs w:val="20"/>
        </w:rPr>
        <w:t xml:space="preserve">open application-programming interface (API) for management and access. </w:t>
      </w:r>
      <w:r w:rsidR="0055192F">
        <w:rPr>
          <w:rFonts w:ascii="Arial" w:hAnsi="Arial" w:cs="Arial"/>
          <w:sz w:val="20"/>
          <w:szCs w:val="20"/>
        </w:rPr>
        <w:t xml:space="preserve"> </w:t>
      </w:r>
      <w:r w:rsidRPr="006075CE">
        <w:rPr>
          <w:rFonts w:ascii="Arial" w:hAnsi="Arial" w:cs="Arial"/>
          <w:sz w:val="20"/>
          <w:szCs w:val="20"/>
        </w:rPr>
        <w:t xml:space="preserve">The API will </w:t>
      </w:r>
      <w:r w:rsidR="0055192F">
        <w:rPr>
          <w:rFonts w:ascii="Arial" w:hAnsi="Arial" w:cs="Arial"/>
          <w:sz w:val="20"/>
          <w:szCs w:val="20"/>
        </w:rPr>
        <w:t>allow</w:t>
      </w:r>
      <w:r w:rsidR="0055192F" w:rsidRPr="006075CE">
        <w:rPr>
          <w:rFonts w:ascii="Arial" w:hAnsi="Arial" w:cs="Arial"/>
          <w:sz w:val="20"/>
          <w:szCs w:val="20"/>
        </w:rPr>
        <w:t xml:space="preserve"> </w:t>
      </w:r>
      <w:r w:rsidRPr="006075CE">
        <w:rPr>
          <w:rFonts w:ascii="Arial" w:hAnsi="Arial" w:cs="Arial"/>
          <w:sz w:val="20"/>
          <w:szCs w:val="20"/>
        </w:rPr>
        <w:t xml:space="preserve">adaptors to generate on-demand instances of the data in formats required by each of the modules. </w:t>
      </w:r>
      <w:r w:rsidR="0055192F">
        <w:rPr>
          <w:rFonts w:ascii="Arial" w:hAnsi="Arial" w:cs="Arial"/>
          <w:sz w:val="20"/>
          <w:szCs w:val="20"/>
        </w:rPr>
        <w:t xml:space="preserve"> </w:t>
      </w:r>
      <w:r w:rsidRPr="006075CE">
        <w:rPr>
          <w:rFonts w:ascii="Arial" w:hAnsi="Arial" w:cs="Arial"/>
          <w:sz w:val="20"/>
          <w:szCs w:val="20"/>
        </w:rPr>
        <w:t xml:space="preserve">For example, Ensembl-style core databases will be instantiated from the canonical Gramene data warehouse for use by genome browsers. </w:t>
      </w:r>
      <w:r w:rsidR="0055192F">
        <w:rPr>
          <w:rFonts w:ascii="Arial" w:hAnsi="Arial" w:cs="Arial"/>
          <w:sz w:val="20"/>
          <w:szCs w:val="20"/>
        </w:rPr>
        <w:t xml:space="preserve"> </w:t>
      </w:r>
      <w:r w:rsidRPr="006075CE">
        <w:rPr>
          <w:rFonts w:ascii="Arial" w:hAnsi="Arial" w:cs="Arial"/>
          <w:sz w:val="20"/>
          <w:szCs w:val="20"/>
        </w:rPr>
        <w:t xml:space="preserve">The API will also </w:t>
      </w:r>
      <w:r w:rsidR="00BF6FE4" w:rsidRPr="00BF6FE4">
        <w:pict>
          <v:shape id="_x0000_s1101" type="#_x0000_t202" style="position:absolute;margin-left:0;margin-top:262.95pt;width:287.95pt;height:23.25pt;z-index:251672064;mso-position-horizontal-relative:text;mso-position-vertical-relative:text" filled="f" stroked="f">
            <v:fill o:detectmouseclick="t"/>
            <v:textbox inset="0,0,0,0">
              <w:txbxContent>
                <w:p w:rsidR="00596B8D" w:rsidRPr="00780AE4" w:rsidRDefault="00596B8D" w:rsidP="009B3082">
                  <w:pPr>
                    <w:pStyle w:val="Caption"/>
                    <w:rPr>
                      <w:rFonts w:ascii="Arial" w:hAnsi="Arial"/>
                      <w:b w:val="0"/>
                      <w:color w:val="auto"/>
                    </w:rPr>
                  </w:pPr>
                  <w:r w:rsidRPr="00780AE4">
                    <w:rPr>
                      <w:rFonts w:ascii="Arial" w:hAnsi="Arial"/>
                      <w:b w:val="0"/>
                      <w:color w:val="auto"/>
                    </w:rPr>
                    <w:t xml:space="preserve">Figure </w:t>
                  </w:r>
                  <w:r w:rsidR="00EA1DC3">
                    <w:rPr>
                      <w:rFonts w:ascii="Arial" w:hAnsi="Arial"/>
                      <w:b w:val="0"/>
                      <w:color w:val="auto"/>
                    </w:rPr>
                    <w:t>11</w:t>
                  </w:r>
                  <w:bookmarkStart w:id="2" w:name="_GoBack"/>
                  <w:bookmarkEnd w:id="2"/>
                  <w:r>
                    <w:rPr>
                      <w:rFonts w:ascii="Arial" w:hAnsi="Arial"/>
                      <w:b w:val="0"/>
                      <w:color w:val="auto"/>
                    </w:rPr>
                    <w:t>:</w:t>
                  </w:r>
                  <w:r w:rsidRPr="00780AE4">
                    <w:rPr>
                      <w:rFonts w:ascii="Arial" w:hAnsi="Arial"/>
                      <w:b w:val="0"/>
                      <w:color w:val="auto"/>
                    </w:rPr>
                    <w:t xml:space="preserve"> The proposed Gramene Data Warehouse and its relationship to other components and services.</w:t>
                  </w:r>
                </w:p>
              </w:txbxContent>
            </v:textbox>
            <w10:wrap type="square"/>
          </v:shape>
        </w:pict>
      </w:r>
      <w:r w:rsidRPr="006075CE">
        <w:rPr>
          <w:rFonts w:ascii="Arial" w:hAnsi="Arial" w:cs="Arial"/>
          <w:sz w:val="20"/>
          <w:szCs w:val="20"/>
        </w:rPr>
        <w:t>allow us to develop custom user interfaces and will provide channels for programmatic remote access as a web service for community access.</w:t>
      </w:r>
    </w:p>
    <w:p w:rsidR="00B94800" w:rsidRDefault="007034D5">
      <w:pPr>
        <w:spacing w:before="120" w:after="100"/>
        <w:rPr>
          <w:rFonts w:ascii="Arial" w:hAnsi="Arial" w:cs="Arial"/>
          <w:sz w:val="20"/>
          <w:szCs w:val="20"/>
        </w:rPr>
      </w:pPr>
      <w:r w:rsidRPr="006075CE">
        <w:rPr>
          <w:rFonts w:ascii="Arial" w:hAnsi="Arial" w:cs="Arial"/>
          <w:sz w:val="20"/>
          <w:szCs w:val="20"/>
        </w:rPr>
        <w:t>To make the warehouse scalable in terms of data quantity and complexity, we will use a combination of relational databases (MySQL) to capture metadata and strict relationships among components, and non-relational key-value stores to handle very large non-normalized data sets such as next-generation sequences and genotypes. We have explored various options that allow efficient storage and querying for real-time analytics</w:t>
      </w:r>
      <w:r w:rsidR="007A66DA">
        <w:rPr>
          <w:rFonts w:ascii="Arial" w:hAnsi="Arial" w:cs="Arial"/>
          <w:sz w:val="20"/>
          <w:szCs w:val="20"/>
        </w:rPr>
        <w:t xml:space="preserve"> including l</w:t>
      </w:r>
      <w:r w:rsidRPr="006075CE">
        <w:rPr>
          <w:rFonts w:ascii="Arial" w:hAnsi="Arial" w:cs="Arial"/>
          <w:sz w:val="20"/>
          <w:szCs w:val="20"/>
        </w:rPr>
        <w:t>ow-level coordinate-based systems include Fastbit</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&lt;EndNote&gt;&lt;Cite&gt;&lt;Author&gt;Wu&lt;/Author&gt;&lt;Year&gt;2009&lt;/Year&gt;&lt;RecNum&gt;21&lt;/RecNum&gt;&lt;record&gt;&lt;rec-number&gt;21&lt;/rec-number&gt;&lt;foreign-keys&gt;&lt;key app="EN" db-id="p90xfdxr0d9z96extd1xvz2e02ast52rvfee"&gt;21&lt;/key&gt;&lt;/foreign-keys&gt;&lt;ref-type name="Journal Article"&gt;17&lt;/ref-type&gt;&lt;contributors&gt;&lt;authors&gt;&lt;author&gt;K Wu&lt;/author&gt;&lt;author&gt;et al.,&lt;/author&gt;&lt;/authors&gt;&lt;/contributors&gt;&lt;titles&gt;&lt;title&gt;FastBit: interactively searching massive data&lt;/title&gt;&lt;secondary-title&gt;Journal of Physics: Conference Series&lt;/secondary-title&gt;&lt;/titles&gt;&lt;periodical&gt;&lt;full-title&gt;Journal of Physics: Conference Series&lt;/full-title&gt;&lt;/periodical&gt;&lt;pages&gt;012053&lt;/pages&gt;&lt;volume&gt;180&lt;/volume&gt;&lt;number&gt;1&lt;/number&gt;&lt;dates&gt;&lt;year&gt;2009&lt;/year&gt;&lt;/dates&gt;&lt;isbn&gt;1742-6596&lt;/isbn&gt;&lt;urls&gt;&lt;related-urls&gt;&lt;url&gt;http://stacks.iop.org/1742-6596/180/i=1/a=012053&lt;/url&gt;&lt;/related-urls&gt;&lt;/urls&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119</w:t>
      </w:r>
      <w:r w:rsidR="00BF6FE4">
        <w:rPr>
          <w:rFonts w:ascii="Arial" w:hAnsi="Arial" w:cs="Arial"/>
          <w:sz w:val="20"/>
          <w:szCs w:val="20"/>
        </w:rPr>
        <w:fldChar w:fldCharType="end"/>
      </w:r>
      <w:r w:rsidRPr="006075CE">
        <w:rPr>
          <w:rFonts w:ascii="Arial" w:hAnsi="Arial" w:cs="Arial"/>
          <w:sz w:val="20"/>
          <w:szCs w:val="20"/>
        </w:rPr>
        <w:t>, HDF5</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&lt;EndNote&gt;&lt;Cite&gt;&lt;Author&gt;Chilan&lt;/Author&gt;&lt;Year&gt;2006&lt;/Year&gt;&lt;RecNum&gt;101&lt;/RecNum&gt;&lt;record&gt;&lt;rec-number&gt;101&lt;/rec-number&gt;&lt;foreign-keys&gt;&lt;key app="EN" db-id="p90xfdxr0d9z96extd1xvz2e02ast52rvfee"&gt;101&lt;/key&gt;&lt;/foreign-keys&gt;&lt;ref-type name="Generic"&gt;13&lt;/ref-type&gt;&lt;contributors&gt;&lt;authors&gt;&lt;author&gt;Chilan, CM&lt;/author&gt;&lt;author&gt;Yang, M&lt;/author&gt;&lt;author&gt;Cheng, A&lt;/author&gt;&lt;author&gt;Arber, L&lt;/author&gt;&lt;/authors&gt;&lt;/contributors&gt;&lt;titles&gt;&lt;title&gt;Parallel I/O performance study with HDF5, a scientific data package&lt;/title&gt;&lt;/titles&gt;&lt;dates&gt;&lt;year&gt;2006&lt;/year&gt;&lt;/dates&gt;&lt;publisher&gt;TeraGrid&lt;/publisher&gt;&lt;urls&gt;&lt;/urls&gt;&lt;/record&gt;&lt;/Cite&gt;&lt;/EndNote&gt;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120</w:t>
      </w:r>
      <w:r w:rsidR="00BF6FE4">
        <w:rPr>
          <w:rFonts w:ascii="Arial" w:hAnsi="Arial" w:cs="Arial"/>
          <w:sz w:val="20"/>
          <w:szCs w:val="20"/>
        </w:rPr>
        <w:fldChar w:fldCharType="end"/>
      </w:r>
      <w:r w:rsidRPr="006075CE">
        <w:rPr>
          <w:rFonts w:ascii="Arial" w:hAnsi="Arial" w:cs="Arial"/>
          <w:sz w:val="20"/>
          <w:szCs w:val="20"/>
        </w:rPr>
        <w:t>, and Tabix</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&lt;EndNote&gt;&lt;Cite&gt;&lt;Author&gt;Li&lt;/Author&gt;&lt;Year&gt;2011&lt;/Year&gt;&lt;RecNum&gt;20&lt;/RecNum&gt;&lt;record&gt;&lt;rec-number&gt;20&lt;/rec-number&gt;&lt;foreign-keys&gt;&lt;key app="EN" db-id="p90xfdxr0d9z96extd1xvz2e02ast52rvfee"&gt;20&lt;/key&gt;&lt;/foreign-keys&gt;&lt;ref-type name="Journal Article"&gt;17&lt;/ref-type&gt;&lt;contributors&gt;&lt;authors&gt;&lt;author&gt;Li, H.&lt;/author&gt;&lt;/authors&gt;&lt;/contributors&gt;&lt;auth-address&gt;Broad Institute, 7 Cambridge Center, Cambridge, MA 02142, USA.&lt;/auth-address&gt;&lt;titles&gt;&lt;title&gt;Tabix: Fast retrieval of sequence features from generic TAB-delimited files&lt;/title&gt;&lt;secondary-title&gt;Bioinformatics&lt;/secondary-title&gt;&lt;/titles&gt;&lt;periodical&gt;&lt;full-title&gt;Bioinformatics&lt;/full-title&gt;&lt;/periodical&gt;&lt;edition&gt;2011/01/07&lt;/edition&gt;&lt;dates&gt;&lt;year&gt;2011&lt;/year&gt;&lt;pub-dates&gt;&lt;date&gt;Jan 5&lt;/date&gt;&lt;/pub-dates&gt;&lt;/dates&gt;&lt;isbn&gt;1367-4811 (Electronic)&amp;#xD;1367-4803 (Linking)&lt;/isbn&gt;&lt;accession-num&gt;21208982&lt;/accession-num&gt;&lt;urls&gt;&lt;related-urls&gt;&lt;url&gt;http://www.ncbi.nlm.nih.gov/entrez/query.fcgi?cmd=Retrieve&amp;amp;db=PubMed&amp;amp;dopt=Citation&amp;amp;list_uids=21208982&lt;/url&gt;&lt;/related-urls&gt;&lt;/urls&gt;&lt;electronic-resource-num&gt;btq671 [pii]&amp;#xD;10.1093/bioinformatics/btq671&lt;/electronic-resource-num&gt;&lt;language&gt;Eng&lt;/language&gt;&lt;/record&gt;&lt;/Cite&gt;&lt;/EndNote&gt;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121</w:t>
      </w:r>
      <w:r w:rsidR="00BF6FE4">
        <w:rPr>
          <w:rFonts w:ascii="Arial" w:hAnsi="Arial" w:cs="Arial"/>
          <w:sz w:val="20"/>
          <w:szCs w:val="20"/>
        </w:rPr>
        <w:fldChar w:fldCharType="end"/>
      </w:r>
      <w:r w:rsidR="007A66DA">
        <w:rPr>
          <w:rFonts w:ascii="Arial" w:hAnsi="Arial" w:cs="Arial"/>
          <w:sz w:val="20"/>
          <w:szCs w:val="20"/>
        </w:rPr>
        <w:t xml:space="preserve"> and h</w:t>
      </w:r>
      <w:r w:rsidRPr="006075CE">
        <w:rPr>
          <w:rFonts w:ascii="Arial" w:hAnsi="Arial" w:cs="Arial"/>
          <w:sz w:val="20"/>
          <w:szCs w:val="20"/>
        </w:rPr>
        <w:t>igher-level technologies such as Hbase</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 ExcludeYear="1"&gt;&lt;Author&gt;Khetrapal&lt;/Author&gt;&lt;RecNum&gt;102&lt;/RecNum&gt;&lt;record&gt;&lt;rec-number&gt;102&lt;/rec-number&gt;&lt;foreign-keys&gt;&lt;key app="EN" db-id="p90xfdxr0d9z96extd1xvz2e02ast52rvfee"&gt;102&lt;/key&gt;&lt;/foreign-keys&gt;&lt;ref-type name="Journal Article"&gt;17&lt;/ref-type&gt;&lt;contributors&gt;&lt;authors&gt;&lt;author&gt;Khetrapal, A&lt;/author&gt;&lt;author&gt;Ganesh, V&lt;/author&gt;&lt;/authors&gt;&lt;/contributors&gt;&lt;titles&gt;&lt;title&gt;HBase and Hypertable for large scale distributed storage systems&lt;/title&gt;&lt;secondary-title&gt;Dept. of Computer Science, Purdue University&lt;/secondary-title&gt;&lt;/titles&gt;&lt;periodical&gt;&lt;full-title&gt;Dept. of Computer Science, Purdue University&lt;/full-title&gt;&lt;/periodical&gt;&lt;dates&gt;&lt;/dates&gt;&lt;urls&gt;&lt;/urls&gt;&lt;/record&gt;&lt;/Cite&gt;&lt;/EndNote&gt;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122</w:t>
      </w:r>
      <w:r w:rsidR="00BF6FE4">
        <w:rPr>
          <w:rFonts w:ascii="Arial" w:hAnsi="Arial" w:cs="Arial"/>
          <w:sz w:val="20"/>
          <w:szCs w:val="20"/>
        </w:rPr>
        <w:fldChar w:fldCharType="end"/>
      </w:r>
      <w:r w:rsidRPr="006075CE">
        <w:rPr>
          <w:rFonts w:ascii="Arial" w:hAnsi="Arial" w:cs="Arial"/>
          <w:sz w:val="20"/>
          <w:szCs w:val="20"/>
        </w:rPr>
        <w:t>, MongoDB</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 ExcludeAuth="1" ExcludeYear="1"&gt;&lt;RecNum&gt;102&lt;/RecNum&gt;&lt;record&gt;&lt;rec-number&gt;102&lt;/rec-number&gt;&lt;foreign-keys&gt;&lt;key app="EN" db-id="p90xfdxr0d9z96extd1xvz2e02ast52rvfee"&gt;102&lt;/key&gt;&lt;/foreign-keys&gt;&lt;ref-type name="Journal Article"&gt;17&lt;/ref-type&gt;&lt;contributors&gt;&lt;authors&gt;&lt;author&gt;Khetrapal, A&lt;/author&gt;&lt;author&gt;Ganesh, V&lt;/author&gt;&lt;/authors&gt;&lt;/contributors&gt;&lt;titles&gt;&lt;title&gt;HBase and Hypertable for large scale distributed storage systems&lt;/title&gt;&lt;secondary-title&gt;Dept. of Computer Science, Purdue University&lt;/secondary-title&gt;&lt;/titles&gt;&lt;periodical&gt;&lt;full-title&gt;Dept. of Computer Science, Purdue University&lt;/full-title&gt;&lt;/periodical&gt;&lt;dates&gt;&lt;/dates&gt;&lt;urls&gt;&lt;/urls&gt;&lt;/record&gt;&lt;/Cite&gt;&lt;/EndNote&gt;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122</w:t>
      </w:r>
      <w:r w:rsidR="00BF6FE4">
        <w:rPr>
          <w:rFonts w:ascii="Arial" w:hAnsi="Arial" w:cs="Arial"/>
          <w:sz w:val="20"/>
          <w:szCs w:val="20"/>
        </w:rPr>
        <w:fldChar w:fldCharType="end"/>
      </w:r>
      <w:r w:rsidR="00CB31FE">
        <w:rPr>
          <w:rFonts w:ascii="Arial" w:hAnsi="Arial" w:cs="Arial"/>
          <w:sz w:val="20"/>
          <w:szCs w:val="20"/>
        </w:rPr>
        <w:t>,</w:t>
      </w:r>
      <w:r w:rsidRPr="006075CE">
        <w:rPr>
          <w:rFonts w:ascii="Arial" w:hAnsi="Arial" w:cs="Arial"/>
          <w:sz w:val="20"/>
          <w:szCs w:val="20"/>
        </w:rPr>
        <w:t>and Couch</w:t>
      </w:r>
      <w:r w:rsidR="00D7062A" w:rsidRPr="006075CE">
        <w:rPr>
          <w:rFonts w:ascii="Arial" w:hAnsi="Arial" w:cs="Arial"/>
          <w:sz w:val="20"/>
          <w:szCs w:val="20"/>
        </w:rPr>
        <w:t>DB</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 ExcludeAuth="1" ExcludeYear="1"&gt;&lt;RecNum&gt;104&lt;/RecNum&gt;&lt;record&gt;&lt;rec-number&gt;104&lt;/rec-number&gt;&lt;foreign-keys&gt;&lt;key app="EN" db-id="p90xfdxr0d9z96extd1xvz2e02ast52rvfee"&gt;104&lt;/key&gt;&lt;/foreign-keys&gt;&lt;ref-type name="Web Page"&gt;12&lt;/ref-type&gt;&lt;contributors&gt;&lt;/contributors&gt;&lt;titles&gt;&lt;title&gt;CouchDB&lt;/title&gt;&lt;/titles&gt;&lt;dates&gt;&lt;/dates&gt;&lt;urls&gt;&lt;related-urls&gt;&lt;url&gt;http://couchdb.org&lt;/url&gt;&lt;/related-urls&gt;&lt;/urls&gt;&lt;custom2&gt;2011&lt;/custom2&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123</w:t>
      </w:r>
      <w:r w:rsidR="00BF6FE4">
        <w:rPr>
          <w:rFonts w:ascii="Arial" w:hAnsi="Arial" w:cs="Arial"/>
          <w:sz w:val="20"/>
          <w:szCs w:val="20"/>
        </w:rPr>
        <w:fldChar w:fldCharType="end"/>
      </w:r>
      <w:ins w:id="3" w:author="Marcela Monaco" w:date="2011-01-28T15:10:00Z">
        <w:r w:rsidR="001447A3">
          <w:rPr>
            <w:rFonts w:ascii="Arial" w:hAnsi="Arial" w:cs="Arial"/>
            <w:sz w:val="20"/>
            <w:szCs w:val="20"/>
          </w:rPr>
          <w:t xml:space="preserve"> </w:t>
        </w:r>
      </w:ins>
      <w:r w:rsidR="004A5B5B" w:rsidRPr="006075CE">
        <w:rPr>
          <w:rFonts w:ascii="Arial" w:hAnsi="Arial" w:cs="Arial"/>
          <w:vanish/>
          <w:sz w:val="20"/>
          <w:szCs w:val="20"/>
        </w:rPr>
        <w:t>{,  #104}{,  #104}{,  #104}{,  #104}{,  #104}</w:t>
      </w:r>
      <w:r w:rsidR="007A66DA">
        <w:rPr>
          <w:rFonts w:ascii="Arial" w:hAnsi="Arial" w:cs="Arial"/>
          <w:sz w:val="20"/>
          <w:szCs w:val="20"/>
        </w:rPr>
        <w:t xml:space="preserve">that </w:t>
      </w:r>
      <w:r w:rsidRPr="006075CE">
        <w:rPr>
          <w:rFonts w:ascii="Arial" w:hAnsi="Arial" w:cs="Arial"/>
          <w:sz w:val="20"/>
          <w:szCs w:val="20"/>
        </w:rPr>
        <w:t xml:space="preserve">include more robust features such as parallel file storage, data integrity, and structured query (e.g., SQL) interfaces. </w:t>
      </w:r>
      <w:r w:rsidR="007A66DA">
        <w:rPr>
          <w:rFonts w:ascii="Arial" w:hAnsi="Arial" w:cs="Arial"/>
          <w:sz w:val="20"/>
          <w:szCs w:val="20"/>
        </w:rPr>
        <w:t xml:space="preserve"> </w:t>
      </w:r>
      <w:r w:rsidRPr="006075CE">
        <w:rPr>
          <w:rFonts w:ascii="Arial" w:hAnsi="Arial" w:cs="Arial"/>
          <w:sz w:val="20"/>
          <w:szCs w:val="20"/>
        </w:rPr>
        <w:t>Such technologies are complementary to relational databases.</w:t>
      </w:r>
    </w:p>
    <w:p w:rsidR="00B94800" w:rsidRDefault="002D0BE6">
      <w:pPr>
        <w:spacing w:before="120" w:after="100"/>
        <w:rPr>
          <w:rFonts w:ascii="Arial" w:hAnsi="Arial" w:cs="Arial"/>
          <w:sz w:val="20"/>
          <w:szCs w:val="20"/>
        </w:rPr>
      </w:pPr>
      <w:r w:rsidRPr="002D0BE6">
        <w:rPr>
          <w:rFonts w:ascii="Arial" w:hAnsi="Arial" w:cs="Arial"/>
          <w:b/>
          <w:sz w:val="20"/>
          <w:szCs w:val="20"/>
        </w:rPr>
        <w:t>3.2</w:t>
      </w:r>
      <w:r w:rsidR="007034D5" w:rsidRPr="006075CE">
        <w:rPr>
          <w:rFonts w:ascii="Arial" w:hAnsi="Arial" w:cs="Arial"/>
          <w:sz w:val="20"/>
          <w:szCs w:val="20"/>
        </w:rPr>
        <w:t xml:space="preserve"> </w:t>
      </w:r>
      <w:r w:rsidR="007034D5" w:rsidRPr="00633353">
        <w:rPr>
          <w:rFonts w:ascii="Arial" w:hAnsi="Arial" w:cs="Arial"/>
          <w:b/>
          <w:i/>
          <w:sz w:val="20"/>
          <w:szCs w:val="20"/>
        </w:rPr>
        <w:t>Improve visual interfaces and site navigability.</w:t>
      </w:r>
      <w:r w:rsidR="007034D5" w:rsidRPr="006075CE">
        <w:rPr>
          <w:rFonts w:ascii="Arial" w:hAnsi="Arial" w:cs="Arial"/>
          <w:sz w:val="20"/>
          <w:szCs w:val="20"/>
        </w:rPr>
        <w:t xml:space="preserve"> User interfaces to Gramene’s data need to </w:t>
      </w:r>
      <w:r w:rsidR="007A66DA">
        <w:rPr>
          <w:rFonts w:ascii="Arial" w:hAnsi="Arial" w:cs="Arial"/>
          <w:sz w:val="20"/>
          <w:szCs w:val="20"/>
        </w:rPr>
        <w:t>integrate more</w:t>
      </w:r>
      <w:r w:rsidR="007A66DA" w:rsidRPr="006075CE">
        <w:rPr>
          <w:rFonts w:ascii="Arial" w:hAnsi="Arial" w:cs="Arial"/>
          <w:sz w:val="20"/>
          <w:szCs w:val="20"/>
        </w:rPr>
        <w:t xml:space="preserve"> </w:t>
      </w:r>
      <w:r w:rsidR="007034D5" w:rsidRPr="006075CE">
        <w:rPr>
          <w:rFonts w:ascii="Arial" w:hAnsi="Arial" w:cs="Arial"/>
          <w:sz w:val="20"/>
          <w:szCs w:val="20"/>
        </w:rPr>
        <w:t>data and improve access</w:t>
      </w:r>
      <w:r w:rsidR="007A66DA">
        <w:rPr>
          <w:rFonts w:ascii="Arial" w:hAnsi="Arial" w:cs="Arial"/>
          <w:sz w:val="20"/>
          <w:szCs w:val="20"/>
        </w:rPr>
        <w:t xml:space="preserve"> to it</w:t>
      </w:r>
      <w:r w:rsidR="007034D5" w:rsidRPr="006075CE">
        <w:rPr>
          <w:rFonts w:ascii="Arial" w:hAnsi="Arial" w:cs="Arial"/>
          <w:sz w:val="20"/>
          <w:szCs w:val="20"/>
        </w:rPr>
        <w:t xml:space="preserve">. Integration is key to ensure that all relevant data </w:t>
      </w:r>
      <w:r w:rsidR="00DF480B">
        <w:rPr>
          <w:rFonts w:ascii="Arial" w:hAnsi="Arial" w:cs="Arial"/>
          <w:sz w:val="20"/>
          <w:szCs w:val="20"/>
        </w:rPr>
        <w:t>are</w:t>
      </w:r>
      <w:r w:rsidR="00DF480B" w:rsidRPr="006075CE">
        <w:rPr>
          <w:rFonts w:ascii="Arial" w:hAnsi="Arial" w:cs="Arial"/>
          <w:sz w:val="20"/>
          <w:szCs w:val="20"/>
        </w:rPr>
        <w:t xml:space="preserve"> </w:t>
      </w:r>
      <w:r w:rsidR="007034D5" w:rsidRPr="006075CE">
        <w:rPr>
          <w:rFonts w:ascii="Arial" w:hAnsi="Arial" w:cs="Arial"/>
          <w:sz w:val="20"/>
          <w:szCs w:val="20"/>
        </w:rPr>
        <w:t xml:space="preserve">accessible from a single, predictable view of a given object, such as a gene, transcript, </w:t>
      </w:r>
      <w:r w:rsidR="00720168">
        <w:rPr>
          <w:rFonts w:ascii="Arial" w:hAnsi="Arial" w:cs="Arial"/>
          <w:sz w:val="20"/>
          <w:szCs w:val="20"/>
        </w:rPr>
        <w:t>QTL</w:t>
      </w:r>
      <w:r w:rsidR="007034D5" w:rsidRPr="006075CE">
        <w:rPr>
          <w:rFonts w:ascii="Arial" w:hAnsi="Arial" w:cs="Arial"/>
          <w:sz w:val="20"/>
          <w:szCs w:val="20"/>
        </w:rPr>
        <w:t xml:space="preserve">, or genetic marker. </w:t>
      </w:r>
      <w:r w:rsidR="007A66DA">
        <w:rPr>
          <w:rFonts w:ascii="Arial" w:hAnsi="Arial" w:cs="Arial"/>
          <w:sz w:val="20"/>
          <w:szCs w:val="20"/>
        </w:rPr>
        <w:t xml:space="preserve"> </w:t>
      </w:r>
      <w:r w:rsidR="007034D5" w:rsidRPr="006075CE">
        <w:rPr>
          <w:rFonts w:ascii="Arial" w:hAnsi="Arial" w:cs="Arial"/>
          <w:sz w:val="20"/>
          <w:szCs w:val="20"/>
        </w:rPr>
        <w:t xml:space="preserve">Improved </w:t>
      </w:r>
      <w:r w:rsidR="007A66DA">
        <w:rPr>
          <w:rFonts w:ascii="Arial" w:hAnsi="Arial" w:cs="Arial"/>
          <w:sz w:val="20"/>
          <w:szCs w:val="20"/>
        </w:rPr>
        <w:t>access</w:t>
      </w:r>
      <w:r w:rsidR="007A66DA" w:rsidRPr="006075CE">
        <w:rPr>
          <w:rFonts w:ascii="Arial" w:hAnsi="Arial" w:cs="Arial"/>
          <w:sz w:val="20"/>
          <w:szCs w:val="20"/>
        </w:rPr>
        <w:t xml:space="preserve"> </w:t>
      </w:r>
      <w:r w:rsidR="007034D5" w:rsidRPr="006075CE">
        <w:rPr>
          <w:rFonts w:ascii="Arial" w:hAnsi="Arial" w:cs="Arial"/>
          <w:sz w:val="20"/>
          <w:szCs w:val="20"/>
        </w:rPr>
        <w:t>means that it is easy for the user not only to retrieve and visualize results but also to further manipulate the data, such as viewing it in different formats (e.g., HTML, XML, JSON, and plain text), saving the object(s) locally or in a cart, or launching new queries based on what has already been accumulated. The iterative rollout of our open APIs to the Gramene data warehouse will serve to streamline the process of unifying views and interactions with the data.</w:t>
      </w:r>
    </w:p>
    <w:p w:rsidR="00B94800" w:rsidRDefault="007034D5">
      <w:pPr>
        <w:spacing w:before="120" w:after="100"/>
        <w:rPr>
          <w:rFonts w:ascii="Arial" w:hAnsi="Arial" w:cs="Arial"/>
          <w:sz w:val="20"/>
          <w:szCs w:val="20"/>
        </w:rPr>
      </w:pPr>
      <w:r w:rsidRPr="006075CE">
        <w:rPr>
          <w:rFonts w:ascii="Arial" w:hAnsi="Arial" w:cs="Arial"/>
          <w:i/>
          <w:sz w:val="20"/>
          <w:szCs w:val="20"/>
        </w:rPr>
        <w:t>Mining data.</w:t>
      </w:r>
      <w:r w:rsidRPr="006075CE">
        <w:rPr>
          <w:rFonts w:ascii="Arial" w:hAnsi="Arial" w:cs="Arial"/>
          <w:sz w:val="20"/>
          <w:szCs w:val="20"/>
        </w:rPr>
        <w:t xml:space="preserve"> The Gramene Quick Search tool, developed in</w:t>
      </w:r>
      <w:r w:rsidR="00BD3747">
        <w:rPr>
          <w:rFonts w:ascii="Arial" w:hAnsi="Arial" w:cs="Arial"/>
          <w:sz w:val="20"/>
          <w:szCs w:val="20"/>
        </w:rPr>
        <w:t>ternally</w:t>
      </w:r>
      <w:r w:rsidRPr="006075CE">
        <w:rPr>
          <w:rFonts w:ascii="Arial" w:hAnsi="Arial" w:cs="Arial"/>
          <w:sz w:val="20"/>
          <w:szCs w:val="20"/>
        </w:rPr>
        <w:t xml:space="preserve"> and shown ubiquitously across the website, is a popular entry point into Gramene interfaces. </w:t>
      </w:r>
      <w:r w:rsidR="007A66DA">
        <w:rPr>
          <w:rFonts w:ascii="Arial" w:hAnsi="Arial" w:cs="Arial"/>
          <w:sz w:val="20"/>
          <w:szCs w:val="20"/>
        </w:rPr>
        <w:t xml:space="preserve"> </w:t>
      </w:r>
      <w:r w:rsidRPr="006075CE">
        <w:rPr>
          <w:rFonts w:ascii="Arial" w:hAnsi="Arial" w:cs="Arial"/>
          <w:sz w:val="20"/>
          <w:szCs w:val="20"/>
        </w:rPr>
        <w:t xml:space="preserve">It will leverage the warehouse API for faster and more accurate queries across larger and more diverse data sets. </w:t>
      </w:r>
      <w:r w:rsidR="007A66DA">
        <w:rPr>
          <w:rFonts w:ascii="Arial" w:hAnsi="Arial" w:cs="Arial"/>
          <w:sz w:val="20"/>
          <w:szCs w:val="20"/>
        </w:rPr>
        <w:t xml:space="preserve"> </w:t>
      </w:r>
      <w:r w:rsidRPr="006075CE">
        <w:rPr>
          <w:rFonts w:ascii="Arial" w:hAnsi="Arial" w:cs="Arial"/>
          <w:sz w:val="20"/>
          <w:szCs w:val="20"/>
        </w:rPr>
        <w:t xml:space="preserve">The API will also </w:t>
      </w:r>
      <w:r w:rsidR="00031BDF">
        <w:rPr>
          <w:rFonts w:ascii="Arial" w:hAnsi="Arial" w:cs="Arial"/>
          <w:sz w:val="20"/>
          <w:szCs w:val="20"/>
        </w:rPr>
        <w:t>enable rich and contextualized search results</w:t>
      </w:r>
      <w:r w:rsidRPr="006075CE">
        <w:rPr>
          <w:rFonts w:ascii="Arial" w:hAnsi="Arial" w:cs="Arial"/>
          <w:sz w:val="20"/>
          <w:szCs w:val="20"/>
        </w:rPr>
        <w:t xml:space="preserve">, providing a </w:t>
      </w:r>
      <w:r w:rsidR="00031BDF">
        <w:rPr>
          <w:rFonts w:ascii="Arial" w:hAnsi="Arial" w:cs="Arial"/>
          <w:sz w:val="20"/>
          <w:szCs w:val="20"/>
        </w:rPr>
        <w:t xml:space="preserve">coherent and </w:t>
      </w:r>
      <w:r w:rsidR="00720168">
        <w:rPr>
          <w:rFonts w:ascii="Arial" w:hAnsi="Arial" w:cs="Arial"/>
          <w:sz w:val="20"/>
          <w:szCs w:val="20"/>
        </w:rPr>
        <w:t>pleasant</w:t>
      </w:r>
      <w:r w:rsidR="00031BDF">
        <w:rPr>
          <w:rFonts w:ascii="Arial" w:hAnsi="Arial" w:cs="Arial"/>
          <w:sz w:val="20"/>
          <w:szCs w:val="20"/>
        </w:rPr>
        <w:t xml:space="preserve"> </w:t>
      </w:r>
      <w:r w:rsidRPr="006075CE">
        <w:rPr>
          <w:rFonts w:ascii="Arial" w:hAnsi="Arial" w:cs="Arial"/>
          <w:sz w:val="20"/>
          <w:szCs w:val="20"/>
        </w:rPr>
        <w:t xml:space="preserve">user experience. </w:t>
      </w:r>
      <w:r w:rsidR="007A66DA">
        <w:rPr>
          <w:rFonts w:ascii="Arial" w:hAnsi="Arial" w:cs="Arial"/>
          <w:sz w:val="20"/>
          <w:szCs w:val="20"/>
        </w:rPr>
        <w:t xml:space="preserve"> </w:t>
      </w:r>
      <w:r w:rsidRPr="006075CE">
        <w:rPr>
          <w:rFonts w:ascii="Arial" w:hAnsi="Arial" w:cs="Arial"/>
          <w:sz w:val="20"/>
          <w:szCs w:val="20"/>
        </w:rPr>
        <w:t xml:space="preserve">Biomart, </w:t>
      </w:r>
      <w:r w:rsidR="007A66DA">
        <w:rPr>
          <w:rFonts w:ascii="Arial" w:hAnsi="Arial" w:cs="Arial"/>
          <w:sz w:val="20"/>
          <w:szCs w:val="20"/>
        </w:rPr>
        <w:t>generated</w:t>
      </w:r>
      <w:r w:rsidR="007A66DA" w:rsidRPr="006075CE">
        <w:rPr>
          <w:rFonts w:ascii="Arial" w:hAnsi="Arial" w:cs="Arial"/>
          <w:sz w:val="20"/>
          <w:szCs w:val="20"/>
        </w:rPr>
        <w:t xml:space="preserve"> </w:t>
      </w:r>
      <w:r w:rsidRPr="006075CE">
        <w:rPr>
          <w:rFonts w:ascii="Arial" w:hAnsi="Arial" w:cs="Arial"/>
          <w:sz w:val="20"/>
          <w:szCs w:val="20"/>
        </w:rPr>
        <w:t>for Gramene in close collaboration with EBI</w:t>
      </w:r>
      <w:r w:rsidR="00720168">
        <w:rPr>
          <w:rFonts w:ascii="Arial" w:hAnsi="Arial" w:cs="Arial"/>
          <w:sz w:val="20"/>
          <w:szCs w:val="20"/>
        </w:rPr>
        <w:t xml:space="preserve"> and which has its own API</w:t>
      </w:r>
      <w:r w:rsidRPr="006075CE">
        <w:rPr>
          <w:rFonts w:ascii="Arial" w:hAnsi="Arial" w:cs="Arial"/>
          <w:sz w:val="20"/>
          <w:szCs w:val="20"/>
        </w:rPr>
        <w:t xml:space="preserve">, will continue to serve as a data-mining and download tool for core genes, functional genomics, genome variation, and comparative genomics. </w:t>
      </w:r>
      <w:r w:rsidR="007A66DA">
        <w:rPr>
          <w:rFonts w:ascii="Arial" w:hAnsi="Arial" w:cs="Arial"/>
          <w:sz w:val="20"/>
          <w:szCs w:val="20"/>
        </w:rPr>
        <w:t xml:space="preserve"> </w:t>
      </w:r>
      <w:r w:rsidRPr="006075CE">
        <w:rPr>
          <w:rFonts w:ascii="Arial" w:hAnsi="Arial" w:cs="Arial"/>
          <w:sz w:val="20"/>
          <w:szCs w:val="20"/>
        </w:rPr>
        <w:t xml:space="preserve">We will add Biomart support for more data types, such as our </w:t>
      </w:r>
      <w:r w:rsidR="007A66DA">
        <w:rPr>
          <w:rFonts w:ascii="Arial" w:hAnsi="Arial" w:cs="Arial"/>
          <w:sz w:val="20"/>
          <w:szCs w:val="20"/>
        </w:rPr>
        <w:t>ontologies</w:t>
      </w:r>
      <w:r w:rsidRPr="006075CE">
        <w:rPr>
          <w:rFonts w:ascii="Arial" w:hAnsi="Arial" w:cs="Arial"/>
          <w:sz w:val="20"/>
          <w:szCs w:val="20"/>
        </w:rPr>
        <w:t xml:space="preserve"> due to their relevance to advanced queries and data retrieval. </w:t>
      </w:r>
      <w:r w:rsidR="007A66DA">
        <w:rPr>
          <w:rFonts w:ascii="Arial" w:hAnsi="Arial" w:cs="Arial"/>
          <w:sz w:val="20"/>
          <w:szCs w:val="20"/>
        </w:rPr>
        <w:t xml:space="preserve"> </w:t>
      </w:r>
      <w:r w:rsidRPr="006075CE">
        <w:rPr>
          <w:rFonts w:ascii="Arial" w:hAnsi="Arial" w:cs="Arial"/>
          <w:sz w:val="20"/>
          <w:szCs w:val="20"/>
        </w:rPr>
        <w:t xml:space="preserve">For example, a user could search for genes found </w:t>
      </w:r>
      <w:r w:rsidRPr="006075CE">
        <w:rPr>
          <w:rFonts w:ascii="Arial" w:hAnsi="Arial" w:cs="Arial"/>
          <w:sz w:val="20"/>
          <w:szCs w:val="20"/>
        </w:rPr>
        <w:lastRenderedPageBreak/>
        <w:t>within the</w:t>
      </w:r>
      <w:r w:rsidR="00D7062A" w:rsidRPr="006075CE">
        <w:rPr>
          <w:rFonts w:ascii="Arial" w:hAnsi="Arial" w:cs="Arial"/>
          <w:sz w:val="20"/>
          <w:szCs w:val="20"/>
        </w:rPr>
        <w:t xml:space="preserve"> region defined by a trait</w:t>
      </w:r>
      <w:r w:rsidRPr="006075CE">
        <w:rPr>
          <w:rFonts w:ascii="Arial" w:hAnsi="Arial" w:cs="Arial"/>
          <w:sz w:val="20"/>
          <w:szCs w:val="20"/>
        </w:rPr>
        <w:t xml:space="preserve"> associated with a particular phenotype and </w:t>
      </w:r>
      <w:r w:rsidR="007A66DA">
        <w:rPr>
          <w:rFonts w:ascii="Arial" w:hAnsi="Arial" w:cs="Arial"/>
          <w:sz w:val="20"/>
          <w:szCs w:val="20"/>
        </w:rPr>
        <w:t xml:space="preserve">then determine </w:t>
      </w:r>
      <w:r w:rsidRPr="006075CE">
        <w:rPr>
          <w:rFonts w:ascii="Arial" w:hAnsi="Arial" w:cs="Arial"/>
          <w:sz w:val="20"/>
          <w:szCs w:val="20"/>
        </w:rPr>
        <w:t>their orthologs in another species.</w:t>
      </w:r>
    </w:p>
    <w:p w:rsidR="00B94800" w:rsidRDefault="00031BDF">
      <w:pPr>
        <w:spacing w:before="120" w:after="100"/>
        <w:rPr>
          <w:rFonts w:ascii="Arial" w:hAnsi="Arial" w:cs="Arial"/>
          <w:sz w:val="20"/>
          <w:szCs w:val="20"/>
        </w:rPr>
      </w:pPr>
      <w:r>
        <w:rPr>
          <w:rFonts w:ascii="Arial" w:hAnsi="Arial" w:cs="Arial"/>
          <w:i/>
          <w:sz w:val="20"/>
          <w:szCs w:val="20"/>
        </w:rPr>
        <w:t xml:space="preserve">Graphical displays. </w:t>
      </w:r>
      <w:r w:rsidR="00720168">
        <w:rPr>
          <w:rFonts w:ascii="Arial" w:hAnsi="Arial" w:cs="Arial"/>
          <w:sz w:val="20"/>
          <w:szCs w:val="20"/>
        </w:rPr>
        <w:t>U</w:t>
      </w:r>
      <w:r w:rsidR="007034D5" w:rsidRPr="006075CE">
        <w:rPr>
          <w:rFonts w:ascii="Arial" w:hAnsi="Arial" w:cs="Arial"/>
          <w:sz w:val="20"/>
          <w:szCs w:val="20"/>
        </w:rPr>
        <w:t>ser data indicates that the Ensembl genome browser is the most popular interface on our site, so we intend to focus our development on improving both the variety and scope of data we present there. For example, we intend to integrate expression, pathway, and network data sets into the gene summary pages, link synteny views to comparative map views for the inclusion of non-sequence maps, and create more cross-references to resources such as markers, QTLs, literature, and proteins.</w:t>
      </w:r>
    </w:p>
    <w:p w:rsidR="00B94800" w:rsidRDefault="007034D5">
      <w:pPr>
        <w:spacing w:before="120" w:after="100"/>
        <w:rPr>
          <w:rFonts w:ascii="Arial" w:hAnsi="Arial" w:cs="Arial"/>
          <w:sz w:val="20"/>
          <w:szCs w:val="20"/>
        </w:rPr>
      </w:pPr>
      <w:r w:rsidRPr="006075CE">
        <w:rPr>
          <w:rFonts w:ascii="Arial" w:hAnsi="Arial" w:cs="Arial"/>
          <w:sz w:val="20"/>
          <w:szCs w:val="20"/>
        </w:rPr>
        <w:t xml:space="preserve">Beyond coordinate-based genome browsing, we are exploring other visual </w:t>
      </w:r>
      <w:r w:rsidR="00DD0B98">
        <w:rPr>
          <w:rFonts w:ascii="Arial" w:hAnsi="Arial" w:cs="Arial"/>
          <w:sz w:val="20"/>
          <w:szCs w:val="20"/>
        </w:rPr>
        <w:t>representations of</w:t>
      </w:r>
      <w:r w:rsidRPr="006075CE">
        <w:rPr>
          <w:rFonts w:ascii="Arial" w:hAnsi="Arial" w:cs="Arial"/>
          <w:sz w:val="20"/>
          <w:szCs w:val="20"/>
        </w:rPr>
        <w:t xml:space="preserve"> biological data</w:t>
      </w:r>
      <w:r w:rsidR="00A0263D">
        <w:rPr>
          <w:rFonts w:ascii="Arial" w:hAnsi="Arial" w:cs="Arial"/>
          <w:sz w:val="20"/>
          <w:szCs w:val="20"/>
        </w:rPr>
        <w:t xml:space="preserve"> </w:t>
      </w:r>
      <w:r w:rsidR="00031BDF">
        <w:rPr>
          <w:rFonts w:ascii="Arial" w:hAnsi="Arial" w:cs="Arial"/>
          <w:sz w:val="20"/>
          <w:szCs w:val="20"/>
        </w:rPr>
        <w:t>that leverage dynamic</w:t>
      </w:r>
      <w:r w:rsidR="00DD0B98">
        <w:rPr>
          <w:rFonts w:ascii="Arial" w:hAnsi="Arial" w:cs="Arial"/>
          <w:sz w:val="20"/>
          <w:szCs w:val="20"/>
        </w:rPr>
        <w:t>,</w:t>
      </w:r>
      <w:r w:rsidR="00031BDF">
        <w:rPr>
          <w:rFonts w:ascii="Arial" w:hAnsi="Arial" w:cs="Arial"/>
          <w:sz w:val="20"/>
          <w:szCs w:val="20"/>
        </w:rPr>
        <w:t xml:space="preserve"> graphical</w:t>
      </w:r>
      <w:r w:rsidR="00DD0B98">
        <w:rPr>
          <w:rFonts w:ascii="Arial" w:hAnsi="Arial" w:cs="Arial"/>
          <w:sz w:val="20"/>
          <w:szCs w:val="20"/>
        </w:rPr>
        <w:t>,</w:t>
      </w:r>
      <w:r w:rsidR="00031BDF">
        <w:rPr>
          <w:rFonts w:ascii="Arial" w:hAnsi="Arial" w:cs="Arial"/>
          <w:sz w:val="20"/>
          <w:szCs w:val="20"/>
        </w:rPr>
        <w:t xml:space="preserve"> web toolkits </w:t>
      </w:r>
      <w:r w:rsidR="00A0263D">
        <w:rPr>
          <w:rFonts w:ascii="Arial" w:hAnsi="Arial" w:cs="Arial"/>
          <w:sz w:val="20"/>
          <w:szCs w:val="20"/>
        </w:rPr>
        <w:t>(Aim</w:t>
      </w:r>
      <w:r w:rsidR="00DD1E2C">
        <w:rPr>
          <w:rFonts w:ascii="Arial" w:hAnsi="Arial" w:cs="Arial"/>
          <w:sz w:val="20"/>
          <w:szCs w:val="20"/>
        </w:rPr>
        <w:t xml:space="preserve"> </w:t>
      </w:r>
      <w:r w:rsidR="00A0263D">
        <w:rPr>
          <w:rFonts w:ascii="Arial" w:hAnsi="Arial" w:cs="Arial"/>
          <w:sz w:val="20"/>
          <w:szCs w:val="20"/>
        </w:rPr>
        <w:t>1.5)</w:t>
      </w:r>
      <w:r w:rsidRPr="006075CE">
        <w:rPr>
          <w:rFonts w:ascii="Arial" w:hAnsi="Arial" w:cs="Arial"/>
          <w:sz w:val="20"/>
          <w:szCs w:val="20"/>
        </w:rPr>
        <w:t xml:space="preserve">. </w:t>
      </w:r>
      <w:r w:rsidR="00DD0B98">
        <w:rPr>
          <w:rFonts w:ascii="Arial" w:hAnsi="Arial" w:cs="Arial"/>
          <w:sz w:val="20"/>
          <w:szCs w:val="20"/>
        </w:rPr>
        <w:t xml:space="preserve"> </w:t>
      </w:r>
      <w:r w:rsidR="00031BDF">
        <w:rPr>
          <w:rFonts w:ascii="Arial" w:hAnsi="Arial" w:cs="Arial"/>
          <w:sz w:val="20"/>
          <w:szCs w:val="20"/>
        </w:rPr>
        <w:t xml:space="preserve">Such displays will </w:t>
      </w:r>
      <w:r w:rsidR="00DD1E2C">
        <w:rPr>
          <w:rFonts w:ascii="Arial" w:hAnsi="Arial" w:cs="Arial"/>
          <w:sz w:val="20"/>
          <w:szCs w:val="20"/>
        </w:rPr>
        <w:t xml:space="preserve">allow disparate variables to be </w:t>
      </w:r>
      <w:r w:rsidR="00DD0A80">
        <w:rPr>
          <w:rFonts w:ascii="Arial" w:hAnsi="Arial" w:cs="Arial"/>
          <w:sz w:val="20"/>
          <w:szCs w:val="20"/>
        </w:rPr>
        <w:t xml:space="preserve">arbitrarily </w:t>
      </w:r>
      <w:r w:rsidR="00DD1E2C">
        <w:rPr>
          <w:rFonts w:ascii="Arial" w:hAnsi="Arial" w:cs="Arial"/>
          <w:sz w:val="20"/>
          <w:szCs w:val="20"/>
        </w:rPr>
        <w:t>intermi</w:t>
      </w:r>
      <w:r w:rsidR="00DD0A80">
        <w:rPr>
          <w:rFonts w:ascii="Arial" w:hAnsi="Arial" w:cs="Arial"/>
          <w:sz w:val="20"/>
          <w:szCs w:val="20"/>
        </w:rPr>
        <w:t>xed and superimposed</w:t>
      </w:r>
      <w:r w:rsidR="00DD1E2C">
        <w:rPr>
          <w:rFonts w:ascii="Arial" w:hAnsi="Arial" w:cs="Arial"/>
          <w:sz w:val="20"/>
          <w:szCs w:val="20"/>
        </w:rPr>
        <w:t xml:space="preserve">, </w:t>
      </w:r>
      <w:r w:rsidR="00DD0A80">
        <w:rPr>
          <w:rFonts w:ascii="Arial" w:hAnsi="Arial" w:cs="Arial"/>
          <w:sz w:val="20"/>
          <w:szCs w:val="20"/>
        </w:rPr>
        <w:t xml:space="preserve">ultimately </w:t>
      </w:r>
      <w:r w:rsidR="00DD1E2C">
        <w:rPr>
          <w:rFonts w:ascii="Arial" w:hAnsi="Arial" w:cs="Arial"/>
          <w:sz w:val="20"/>
          <w:szCs w:val="20"/>
        </w:rPr>
        <w:t xml:space="preserve">placing control in the user’s fingertips. </w:t>
      </w:r>
      <w:r w:rsidR="00DD0B98">
        <w:rPr>
          <w:rFonts w:ascii="Arial" w:hAnsi="Arial" w:cs="Arial"/>
          <w:sz w:val="20"/>
          <w:szCs w:val="20"/>
        </w:rPr>
        <w:t xml:space="preserve"> </w:t>
      </w:r>
      <w:r w:rsidR="00DD1E2C">
        <w:rPr>
          <w:rFonts w:ascii="Arial" w:hAnsi="Arial" w:cs="Arial"/>
          <w:sz w:val="20"/>
          <w:szCs w:val="20"/>
        </w:rPr>
        <w:t xml:space="preserve">For example, Reactome’s gene expression tool allows a user to color-code expression data overlaid on gene networks based on statistical </w:t>
      </w:r>
      <w:r w:rsidR="00A25EAE">
        <w:rPr>
          <w:rFonts w:ascii="Arial" w:hAnsi="Arial" w:cs="Arial"/>
          <w:sz w:val="20"/>
          <w:szCs w:val="20"/>
        </w:rPr>
        <w:t>significance</w:t>
      </w:r>
      <w:r w:rsidR="00DD1E2C">
        <w:rPr>
          <w:rFonts w:ascii="Arial" w:hAnsi="Arial" w:cs="Arial"/>
          <w:sz w:val="20"/>
          <w:szCs w:val="20"/>
        </w:rPr>
        <w:t>.</w:t>
      </w:r>
      <w:r w:rsidR="00DD0A80">
        <w:rPr>
          <w:rFonts w:ascii="Arial" w:hAnsi="Arial" w:cs="Arial"/>
          <w:sz w:val="20"/>
          <w:szCs w:val="20"/>
        </w:rPr>
        <w:t xml:space="preserve"> This gives the end-user a medium to examine underlying biological phenomena and to drive hypothesis-driven science.</w:t>
      </w:r>
    </w:p>
    <w:p w:rsidR="00B94800" w:rsidRDefault="007034D5">
      <w:pPr>
        <w:spacing w:before="120" w:after="100"/>
        <w:rPr>
          <w:rFonts w:ascii="Arial" w:hAnsi="Arial" w:cs="Arial"/>
          <w:sz w:val="20"/>
          <w:szCs w:val="20"/>
        </w:rPr>
      </w:pPr>
      <w:r w:rsidRPr="00A0263D">
        <w:rPr>
          <w:rFonts w:ascii="Arial" w:hAnsi="Arial" w:cs="Arial"/>
          <w:b/>
          <w:sz w:val="20"/>
          <w:szCs w:val="20"/>
        </w:rPr>
        <w:t xml:space="preserve">3.3 </w:t>
      </w:r>
      <w:r w:rsidRPr="00633353">
        <w:rPr>
          <w:rFonts w:ascii="Arial" w:hAnsi="Arial" w:cs="Arial"/>
          <w:b/>
          <w:i/>
          <w:sz w:val="20"/>
          <w:szCs w:val="20"/>
        </w:rPr>
        <w:t>Improve community data access</w:t>
      </w:r>
      <w:r w:rsidRPr="006075CE">
        <w:rPr>
          <w:rFonts w:ascii="Arial" w:hAnsi="Arial" w:cs="Arial"/>
          <w:sz w:val="20"/>
          <w:szCs w:val="20"/>
        </w:rPr>
        <w:t xml:space="preserve">. One of our primary goals has been to provide complete transparency by sharing </w:t>
      </w:r>
      <w:r w:rsidR="00DD0B98" w:rsidRPr="006075CE">
        <w:rPr>
          <w:rFonts w:ascii="Arial" w:hAnsi="Arial" w:cs="Arial"/>
          <w:sz w:val="20"/>
          <w:szCs w:val="20"/>
        </w:rPr>
        <w:t xml:space="preserve">data sets </w:t>
      </w:r>
      <w:r w:rsidRPr="006075CE">
        <w:rPr>
          <w:rFonts w:ascii="Arial" w:hAnsi="Arial" w:cs="Arial"/>
          <w:sz w:val="20"/>
          <w:szCs w:val="20"/>
        </w:rPr>
        <w:t xml:space="preserve">with the community that were both incorporated from other sources as well as procured internally through our research efforts (e.g., annotations). </w:t>
      </w:r>
      <w:r w:rsidR="00DD0B98">
        <w:rPr>
          <w:rFonts w:ascii="Arial" w:hAnsi="Arial" w:cs="Arial"/>
          <w:sz w:val="20"/>
          <w:szCs w:val="20"/>
        </w:rPr>
        <w:t xml:space="preserve"> </w:t>
      </w:r>
      <w:r w:rsidRPr="006075CE">
        <w:rPr>
          <w:rFonts w:ascii="Arial" w:hAnsi="Arial" w:cs="Arial"/>
          <w:sz w:val="20"/>
          <w:szCs w:val="20"/>
        </w:rPr>
        <w:t xml:space="preserve">We will continue to support dynamic access to live Gramene data as well as </w:t>
      </w:r>
      <w:r w:rsidR="00DD0A80">
        <w:rPr>
          <w:rFonts w:ascii="Arial" w:hAnsi="Arial" w:cs="Arial"/>
          <w:sz w:val="20"/>
          <w:szCs w:val="20"/>
        </w:rPr>
        <w:t xml:space="preserve">the download of </w:t>
      </w:r>
      <w:r w:rsidRPr="006075CE">
        <w:rPr>
          <w:rFonts w:ascii="Arial" w:hAnsi="Arial" w:cs="Arial"/>
          <w:sz w:val="20"/>
          <w:szCs w:val="20"/>
        </w:rPr>
        <w:t>whole data sets for offline research.</w:t>
      </w:r>
    </w:p>
    <w:p w:rsidR="00B94800" w:rsidRDefault="007034D5">
      <w:pPr>
        <w:spacing w:before="120" w:after="100"/>
        <w:rPr>
          <w:rFonts w:ascii="Arial" w:hAnsi="Arial" w:cs="Arial"/>
          <w:sz w:val="20"/>
          <w:szCs w:val="20"/>
        </w:rPr>
      </w:pPr>
      <w:r w:rsidRPr="006075CE">
        <w:rPr>
          <w:rFonts w:ascii="Arial" w:hAnsi="Arial" w:cs="Arial"/>
          <w:sz w:val="20"/>
          <w:szCs w:val="20"/>
        </w:rPr>
        <w:t xml:space="preserve">For remote programmatic access, we have provided both a public instance of our databases as well as database dumps for download. </w:t>
      </w:r>
      <w:r w:rsidR="00DD0B98">
        <w:rPr>
          <w:rFonts w:ascii="Arial" w:hAnsi="Arial" w:cs="Arial"/>
          <w:sz w:val="20"/>
          <w:szCs w:val="20"/>
        </w:rPr>
        <w:t xml:space="preserve"> </w:t>
      </w:r>
      <w:r w:rsidRPr="006075CE">
        <w:rPr>
          <w:rFonts w:ascii="Arial" w:hAnsi="Arial" w:cs="Arial"/>
          <w:sz w:val="20"/>
          <w:szCs w:val="20"/>
        </w:rPr>
        <w:t xml:space="preserve">We have also provided annotations dynamically as a DAS (Distributed Annotation System) service. </w:t>
      </w:r>
      <w:r w:rsidR="00DD0B98">
        <w:rPr>
          <w:rFonts w:ascii="Arial" w:hAnsi="Arial" w:cs="Arial"/>
          <w:sz w:val="20"/>
          <w:szCs w:val="20"/>
        </w:rPr>
        <w:t xml:space="preserve"> </w:t>
      </w:r>
      <w:r w:rsidRPr="006075CE">
        <w:rPr>
          <w:rFonts w:ascii="Arial" w:hAnsi="Arial" w:cs="Arial"/>
          <w:sz w:val="20"/>
          <w:szCs w:val="20"/>
        </w:rPr>
        <w:t>Leveraging our open APIs, we intend to expand the web services that Gramene provides, such as SOAP (Simple Object Access Protocol</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 ExcludeAuth="1" ExcludeYear="1"&gt;&lt;RecNum&gt;148&lt;/RecNum&gt;&lt;record&gt;&lt;rec-number&gt;148&lt;/rec-number&gt;&lt;foreign-keys&gt;&lt;key app="EN" db-id="p90xfdxr0d9z96extd1xvz2e02ast52rvfee"&gt;148&lt;/key&gt;&lt;/foreign-keys&gt;&lt;ref-type name="Online Database"&gt;45&lt;/ref-type&gt;&lt;contributors&gt;&lt;/contributors&gt;&lt;titles&gt;&lt;title&gt;Simple Object Access Protocol&lt;/title&gt;&lt;/titles&gt;&lt;dates&gt;&lt;/dates&gt;&lt;urls&gt;&lt;related-urls&gt;&lt;url&gt;http://www.w3.org/TR/soap12-part1/&lt;/url&gt;&lt;/related-urls&gt;&lt;/urls&gt;&lt;/record&gt;&lt;/Cite&gt;&lt;/EndNote&gt;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124</w:t>
      </w:r>
      <w:r w:rsidR="00BF6FE4">
        <w:rPr>
          <w:rFonts w:ascii="Arial" w:hAnsi="Arial" w:cs="Arial"/>
          <w:sz w:val="20"/>
          <w:szCs w:val="20"/>
        </w:rPr>
        <w:fldChar w:fldCharType="end"/>
      </w:r>
      <w:r w:rsidRPr="006075CE">
        <w:rPr>
          <w:rFonts w:ascii="Arial" w:hAnsi="Arial" w:cs="Arial"/>
          <w:sz w:val="20"/>
          <w:szCs w:val="20"/>
        </w:rPr>
        <w:t>) and REST (Representational State Transfer)</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&lt;EndNote&gt;&lt;Cite&gt;&lt;Author&gt;Fielding&lt;/Author&gt;&lt;Year&gt;2000&lt;/Year&gt;&lt;RecNum&gt;106&lt;/RecNum&gt;&lt;record&gt;&lt;rec-number&gt;106&lt;/rec-number&gt;&lt;foreign-keys&gt;&lt;key app="EN" db-id="p90xfdxr0d9z96extd1xvz2e02ast52rvfee"&gt;106&lt;/key&gt;&lt;/foreign-keys&gt;&lt;ref-type name="Journal Article"&gt;17&lt;/ref-type&gt;&lt;contributors&gt;&lt;authors&gt;&lt;author&gt;Fielding, R&lt;/author&gt;&lt;/authors&gt;&lt;/contributors&gt;&lt;titles&gt;&lt;title&gt;Representational state transfer (rest)&lt;/title&gt;&lt;secondary-title&gt;Architectural Styles and the Design of Network-based Software Architectures. University of California, Irvine&lt;/secondary-title&gt;&lt;/titles&gt;&lt;periodical&gt;&lt;full-title&gt;Architectural Styles and the Design of Network-based Software Architectures. University of California, Irvine&lt;/full-title&gt;&lt;/periodical&gt;&lt;dates&gt;&lt;year&gt;2000&lt;/year&gt;&lt;/dates&gt;&lt;urls&gt;&lt;/urls&gt;&lt;/record&gt;&lt;/Cite&gt;&lt;/EndNote&gt;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125</w:t>
      </w:r>
      <w:r w:rsidR="00BF6FE4">
        <w:rPr>
          <w:rFonts w:ascii="Arial" w:hAnsi="Arial" w:cs="Arial"/>
          <w:sz w:val="20"/>
          <w:szCs w:val="20"/>
        </w:rPr>
        <w:fldChar w:fldCharType="end"/>
      </w:r>
      <w:r w:rsidRPr="006075CE">
        <w:rPr>
          <w:rFonts w:ascii="Arial" w:hAnsi="Arial" w:cs="Arial"/>
          <w:sz w:val="20"/>
          <w:szCs w:val="20"/>
        </w:rPr>
        <w:t xml:space="preserve">. </w:t>
      </w:r>
      <w:r w:rsidR="00DD0B98">
        <w:rPr>
          <w:rFonts w:ascii="Arial" w:hAnsi="Arial" w:cs="Arial"/>
          <w:sz w:val="20"/>
          <w:szCs w:val="20"/>
        </w:rPr>
        <w:t xml:space="preserve"> </w:t>
      </w:r>
      <w:r w:rsidRPr="006075CE">
        <w:rPr>
          <w:rFonts w:ascii="Arial" w:hAnsi="Arial" w:cs="Arial"/>
          <w:sz w:val="20"/>
          <w:szCs w:val="20"/>
        </w:rPr>
        <w:t>As part of the Virtual Plant Information Network (VPIN</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 ExcludeYear="1"&gt;&lt;Author&gt;VPIN&lt;/Author&gt;&lt;RecNum&gt;149&lt;/RecNum&gt;&lt;record&gt;&lt;rec-number&gt;149&lt;/rec-number&gt;&lt;foreign-keys&gt;&lt;key app="EN" db-id="p90xfdxr0d9z96extd1xvz2e02ast52rvfee"&gt;149&lt;/key&gt;&lt;/foreign-keys&gt;&lt;ref-type name="Online Database"&gt;45&lt;/ref-type&gt;&lt;contributors&gt;&lt;authors&gt;&lt;author&gt;VPIN&lt;/author&gt;&lt;/authors&gt;&lt;/contributors&gt;&lt;titles&gt;&lt;title&gt;Virtual Plant Information Network&lt;/title&gt;&lt;/titles&gt;&lt;dates&gt;&lt;/dates&gt;&lt;urls&gt;&lt;related-urls&gt;&lt;url&gt;http://sswap.info/&lt;/url&gt;&lt;/related-urls&gt;&lt;/urls&gt;&lt;/record&gt;&lt;/Cite&gt;&lt;/EndNote&gt;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126</w:t>
      </w:r>
      <w:r w:rsidR="00BF6FE4">
        <w:rPr>
          <w:rFonts w:ascii="Arial" w:hAnsi="Arial" w:cs="Arial"/>
          <w:sz w:val="20"/>
          <w:szCs w:val="20"/>
        </w:rPr>
        <w:fldChar w:fldCharType="end"/>
      </w:r>
      <w:r w:rsidRPr="006075CE">
        <w:rPr>
          <w:rFonts w:ascii="Arial" w:hAnsi="Arial" w:cs="Arial"/>
          <w:sz w:val="20"/>
          <w:szCs w:val="20"/>
        </w:rPr>
        <w:t>) we have published QTL ontology descriptors for the Simple Semantic Web Architecture Protocol (SSWAP</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&lt;EndNote&gt;&lt;Cite&gt;&lt;Author&gt;Nelson&lt;/Author&gt;&lt;Year&gt;2010&lt;/Year&gt;&lt;RecNum&gt;152&lt;/RecNum&gt;&lt;record&gt;&lt;rec-number&gt;152&lt;/rec-number&gt;&lt;foreign-keys&gt;&lt;key app="EN" db-id="p90xfdxr0d9z96extd1xvz2e02ast52rvfee"&gt;152&lt;/key&gt;&lt;/foreign-keys&gt;&lt;ref-type name="Journal Article"&gt;17&lt;/ref-type&gt;&lt;contributors&gt;&lt;authors&gt;&lt;author&gt;Nelson, R. T.&lt;/author&gt;&lt;author&gt;Avraham, S.&lt;/author&gt;&lt;author&gt;Shoemaker, R. C.&lt;/author&gt;&lt;author&gt;May, G. D.&lt;/author&gt;&lt;author&gt;Ware, D.&lt;/author&gt;&lt;author&gt;Gessler, D. D.&lt;/author&gt;&lt;/authors&gt;&lt;/contributors&gt;&lt;auth-address&gt;University of Arizona, 1657 E, Helen St,, Tucson, AZ 85721, USA. dgessler@iplantcollaborative.org.&lt;/auth-address&gt;&lt;titles&gt;&lt;title&gt;Applications and methods utilizing the Simple Semantic Web Architecture and Protocol (SSWAP) for bioinformatics resource discovery and disparate data and service integration&lt;/title&gt;&lt;secondary-title&gt;BioData Min&lt;/secondary-title&gt;&lt;/titles&gt;&lt;periodical&gt;&lt;full-title&gt;BioData Min&lt;/full-title&gt;&lt;/periodical&gt;&lt;pages&gt;3&lt;/pages&gt;&lt;volume&gt;3&lt;/volume&gt;&lt;number&gt;1&lt;/number&gt;&lt;edition&gt;2010/06/08&lt;/edition&gt;&lt;dates&gt;&lt;year&gt;2010&lt;/year&gt;&lt;/dates&gt;&lt;isbn&gt;1756-0381 (Electronic)&amp;#xD;1756-0381 (Linking)&lt;/isbn&gt;&lt;accession-num&gt;20525377&lt;/accession-num&gt;&lt;urls&gt;&lt;related-urls&gt;&lt;url&gt;http://www.ncbi.nlm.nih.gov/entrez/query.fcgi?cmd=Retrieve&amp;amp;db=PubMed&amp;amp;dopt=Citation&amp;amp;list_uids=20525377&lt;/url&gt;&lt;/related-urls&gt;&lt;/urls&gt;&lt;custom2&gt;2894815&lt;/custom2&gt;&lt;electronic-resource-num&gt;1756-0381-3-3 [pii]&amp;#xD;10.1186/1756-0381-3-3&lt;/electronic-resource-num&gt;&lt;language&gt;eng&lt;/language&gt;&lt;/record&gt;&lt;/Cite&gt;&lt;/EndNote&gt;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127</w:t>
      </w:r>
      <w:r w:rsidR="00BF6FE4">
        <w:rPr>
          <w:rFonts w:ascii="Arial" w:hAnsi="Arial" w:cs="Arial"/>
          <w:sz w:val="20"/>
          <w:szCs w:val="20"/>
        </w:rPr>
        <w:fldChar w:fldCharType="end"/>
      </w:r>
      <w:r w:rsidRPr="006075CE">
        <w:rPr>
          <w:rFonts w:ascii="Arial" w:hAnsi="Arial" w:cs="Arial"/>
          <w:sz w:val="20"/>
          <w:szCs w:val="20"/>
        </w:rPr>
        <w:t xml:space="preserve">). While they were initial prototypes, we intend, in collaboration with iPlant, to broaden our publication of contextual information and metadata descriptors for the Semantic Web as its adoption gains momentum in the life sciences. </w:t>
      </w:r>
      <w:r w:rsidR="00DD0B98">
        <w:rPr>
          <w:rFonts w:ascii="Arial" w:hAnsi="Arial" w:cs="Arial"/>
          <w:sz w:val="20"/>
          <w:szCs w:val="20"/>
        </w:rPr>
        <w:t xml:space="preserve"> </w:t>
      </w:r>
      <w:r w:rsidRPr="006075CE">
        <w:rPr>
          <w:rFonts w:ascii="Arial" w:hAnsi="Arial" w:cs="Arial"/>
          <w:sz w:val="20"/>
          <w:szCs w:val="20"/>
        </w:rPr>
        <w:t>Our long-term objective is not only to expose these access channels for the community, but to demonstrate our commitment to transparency by funnel</w:t>
      </w:r>
      <w:r w:rsidR="00DF2B73">
        <w:rPr>
          <w:rFonts w:ascii="Arial" w:hAnsi="Arial" w:cs="Arial"/>
          <w:sz w:val="20"/>
          <w:szCs w:val="20"/>
        </w:rPr>
        <w:t>ing</w:t>
      </w:r>
      <w:r w:rsidRPr="006075CE">
        <w:rPr>
          <w:rFonts w:ascii="Arial" w:hAnsi="Arial" w:cs="Arial"/>
          <w:sz w:val="20"/>
          <w:szCs w:val="20"/>
        </w:rPr>
        <w:t xml:space="preserve"> internal data access to the Gramene core through the same open APIs.</w:t>
      </w:r>
    </w:p>
    <w:p w:rsidR="00B94800" w:rsidRDefault="007034D5">
      <w:pPr>
        <w:spacing w:before="120" w:after="100"/>
        <w:rPr>
          <w:rFonts w:ascii="Arial" w:hAnsi="Arial" w:cs="Arial"/>
          <w:sz w:val="20"/>
          <w:szCs w:val="20"/>
        </w:rPr>
      </w:pPr>
      <w:r w:rsidRPr="006075CE">
        <w:rPr>
          <w:rFonts w:ascii="Arial" w:hAnsi="Arial" w:cs="Arial"/>
          <w:sz w:val="20"/>
          <w:szCs w:val="20"/>
        </w:rPr>
        <w:t xml:space="preserve">Gramene will continue to benefit from federation with a growing number of external data and service providers. </w:t>
      </w:r>
      <w:r w:rsidR="00DD0B98">
        <w:rPr>
          <w:rFonts w:ascii="Arial" w:hAnsi="Arial" w:cs="Arial"/>
          <w:sz w:val="20"/>
          <w:szCs w:val="20"/>
        </w:rPr>
        <w:t xml:space="preserve"> </w:t>
      </w:r>
      <w:r w:rsidRPr="006075CE">
        <w:rPr>
          <w:rFonts w:ascii="Arial" w:hAnsi="Arial" w:cs="Arial"/>
          <w:sz w:val="20"/>
          <w:szCs w:val="20"/>
        </w:rPr>
        <w:t xml:space="preserve">We will work with other frameworks to develop standards for real-time sharing of data. </w:t>
      </w:r>
      <w:r w:rsidR="00DD0B98">
        <w:rPr>
          <w:rFonts w:ascii="Arial" w:hAnsi="Arial" w:cs="Arial"/>
          <w:sz w:val="20"/>
          <w:szCs w:val="20"/>
        </w:rPr>
        <w:t xml:space="preserve"> </w:t>
      </w:r>
      <w:r w:rsidRPr="006075CE">
        <w:rPr>
          <w:rFonts w:ascii="Arial" w:hAnsi="Arial" w:cs="Arial"/>
          <w:sz w:val="20"/>
          <w:szCs w:val="20"/>
        </w:rPr>
        <w:t xml:space="preserve">This will, for example, expose our information to online biological workbenches such as Galaxy and Bioconductor. </w:t>
      </w:r>
      <w:r w:rsidR="00DD0B98">
        <w:rPr>
          <w:rFonts w:ascii="Arial" w:hAnsi="Arial" w:cs="Arial"/>
          <w:sz w:val="20"/>
          <w:szCs w:val="20"/>
        </w:rPr>
        <w:t xml:space="preserve"> </w:t>
      </w:r>
      <w:r w:rsidRPr="006075CE">
        <w:rPr>
          <w:rFonts w:ascii="Arial" w:hAnsi="Arial" w:cs="Arial"/>
          <w:sz w:val="20"/>
          <w:szCs w:val="20"/>
        </w:rPr>
        <w:t xml:space="preserve">We intend to distribute the Gramene software, packaged with relevant databases, for each point release as virtual machines (VM). </w:t>
      </w:r>
      <w:r w:rsidR="00DD0B98">
        <w:rPr>
          <w:rFonts w:ascii="Arial" w:hAnsi="Arial" w:cs="Arial"/>
          <w:sz w:val="20"/>
          <w:szCs w:val="20"/>
        </w:rPr>
        <w:t xml:space="preserve"> </w:t>
      </w:r>
      <w:r w:rsidRPr="006075CE">
        <w:rPr>
          <w:rFonts w:ascii="Arial" w:hAnsi="Arial" w:cs="Arial"/>
          <w:sz w:val="20"/>
          <w:szCs w:val="20"/>
        </w:rPr>
        <w:t xml:space="preserve">Furthermore, we intend to </w:t>
      </w:r>
      <w:r w:rsidR="00DD0B98">
        <w:rPr>
          <w:rFonts w:ascii="Arial" w:hAnsi="Arial" w:cs="Arial"/>
          <w:sz w:val="20"/>
          <w:szCs w:val="20"/>
        </w:rPr>
        <w:t>install</w:t>
      </w:r>
      <w:r w:rsidR="00DD0B98" w:rsidRPr="006075CE">
        <w:rPr>
          <w:rFonts w:ascii="Arial" w:hAnsi="Arial" w:cs="Arial"/>
          <w:sz w:val="20"/>
          <w:szCs w:val="20"/>
        </w:rPr>
        <w:t xml:space="preserve"> </w:t>
      </w:r>
      <w:r w:rsidRPr="006075CE">
        <w:rPr>
          <w:rFonts w:ascii="Arial" w:hAnsi="Arial" w:cs="Arial"/>
          <w:sz w:val="20"/>
          <w:szCs w:val="20"/>
        </w:rPr>
        <w:t>Gramene VM images in cloud computing environments such as iPlant (</w:t>
      </w:r>
      <w:r w:rsidR="00DD0B98">
        <w:rPr>
          <w:rFonts w:ascii="Arial" w:hAnsi="Arial" w:cs="Arial"/>
          <w:sz w:val="20"/>
          <w:szCs w:val="20"/>
        </w:rPr>
        <w:t>Letter:</w:t>
      </w:r>
      <w:r w:rsidR="00DD0B98" w:rsidRPr="006075CE">
        <w:rPr>
          <w:rFonts w:ascii="Arial" w:hAnsi="Arial" w:cs="Arial"/>
          <w:sz w:val="20"/>
          <w:szCs w:val="20"/>
        </w:rPr>
        <w:t xml:space="preserve"> </w:t>
      </w:r>
      <w:r w:rsidRPr="006075CE">
        <w:rPr>
          <w:rFonts w:ascii="Arial" w:hAnsi="Arial" w:cs="Arial"/>
          <w:sz w:val="20"/>
          <w:szCs w:val="20"/>
        </w:rPr>
        <w:t xml:space="preserve">Stanzione). “Gramene in the Cloud” will provide end users a platform for isolated, high-performance </w:t>
      </w:r>
      <w:r w:rsidR="00DD0B98">
        <w:rPr>
          <w:rFonts w:ascii="Arial" w:hAnsi="Arial" w:cs="Arial"/>
          <w:sz w:val="20"/>
          <w:szCs w:val="20"/>
        </w:rPr>
        <w:t>instance</w:t>
      </w:r>
      <w:r w:rsidR="00DD0B98" w:rsidRPr="006075CE">
        <w:rPr>
          <w:rFonts w:ascii="Arial" w:hAnsi="Arial" w:cs="Arial"/>
          <w:sz w:val="20"/>
          <w:szCs w:val="20"/>
        </w:rPr>
        <w:t xml:space="preserve"> </w:t>
      </w:r>
      <w:r w:rsidRPr="006075CE">
        <w:rPr>
          <w:rFonts w:ascii="Arial" w:hAnsi="Arial" w:cs="Arial"/>
          <w:sz w:val="20"/>
          <w:szCs w:val="20"/>
        </w:rPr>
        <w:t xml:space="preserve">of </w:t>
      </w:r>
      <w:r w:rsidR="00DD0B98">
        <w:rPr>
          <w:rFonts w:ascii="Arial" w:hAnsi="Arial" w:cs="Arial"/>
          <w:sz w:val="20"/>
          <w:szCs w:val="20"/>
        </w:rPr>
        <w:t>all our resources for their own personal use</w:t>
      </w:r>
      <w:r w:rsidRPr="006075CE">
        <w:rPr>
          <w:rFonts w:ascii="Arial" w:hAnsi="Arial" w:cs="Arial"/>
          <w:sz w:val="20"/>
          <w:szCs w:val="20"/>
        </w:rPr>
        <w:t>.</w:t>
      </w:r>
    </w:p>
    <w:p w:rsidR="00B94800" w:rsidRDefault="007034D5">
      <w:pPr>
        <w:spacing w:before="120" w:after="100"/>
        <w:rPr>
          <w:rFonts w:ascii="Arial" w:hAnsi="Arial" w:cs="Arial"/>
          <w:b/>
          <w:sz w:val="20"/>
          <w:szCs w:val="20"/>
        </w:rPr>
      </w:pPr>
      <w:r w:rsidRPr="006075CE">
        <w:rPr>
          <w:rFonts w:ascii="Arial" w:hAnsi="Arial" w:cs="Arial"/>
          <w:b/>
          <w:sz w:val="20"/>
          <w:szCs w:val="20"/>
        </w:rPr>
        <w:t>Aim 4. Outreach</w:t>
      </w:r>
      <w:r w:rsidR="00DF7982">
        <w:rPr>
          <w:rFonts w:ascii="Arial" w:hAnsi="Arial" w:cs="Arial"/>
          <w:b/>
          <w:sz w:val="20"/>
          <w:szCs w:val="20"/>
        </w:rPr>
        <w:t xml:space="preserve"> and Educat</w:t>
      </w:r>
      <w:r w:rsidR="00DF7982" w:rsidRPr="00DF7982">
        <w:rPr>
          <w:rFonts w:ascii="Arial" w:hAnsi="Arial" w:cs="Arial"/>
          <w:b/>
          <w:sz w:val="20"/>
          <w:szCs w:val="20"/>
        </w:rPr>
        <w:t>ion</w:t>
      </w:r>
      <w:r w:rsidRPr="00DF7982">
        <w:rPr>
          <w:rFonts w:ascii="Arial" w:hAnsi="Arial" w:cs="Arial"/>
          <w:b/>
          <w:sz w:val="20"/>
          <w:szCs w:val="20"/>
        </w:rPr>
        <w:t xml:space="preserve">: </w:t>
      </w:r>
      <w:r w:rsidR="00633353">
        <w:rPr>
          <w:rFonts w:ascii="Arial" w:hAnsi="Arial" w:cs="Arial"/>
          <w:b/>
          <w:sz w:val="20"/>
          <w:szCs w:val="20"/>
        </w:rPr>
        <w:t>Transform</w:t>
      </w:r>
      <w:r w:rsidR="00DB4FFA" w:rsidRPr="00DB4FFA">
        <w:rPr>
          <w:rFonts w:ascii="Arial" w:hAnsi="Arial" w:cs="Arial"/>
          <w:b/>
          <w:sz w:val="20"/>
          <w:szCs w:val="20"/>
        </w:rPr>
        <w:t xml:space="preserve"> the </w:t>
      </w:r>
      <w:r w:rsidR="00720168">
        <w:rPr>
          <w:rFonts w:ascii="Arial" w:hAnsi="Arial" w:cs="Arial"/>
          <w:b/>
          <w:sz w:val="20"/>
          <w:szCs w:val="20"/>
        </w:rPr>
        <w:t>c</w:t>
      </w:r>
      <w:r w:rsidR="00DB4FFA" w:rsidRPr="00DB4FFA">
        <w:rPr>
          <w:rFonts w:ascii="Arial" w:hAnsi="Arial" w:cs="Arial"/>
          <w:b/>
          <w:sz w:val="20"/>
          <w:szCs w:val="20"/>
        </w:rPr>
        <w:t xml:space="preserve">ommunity </w:t>
      </w:r>
      <w:r w:rsidR="00720168">
        <w:rPr>
          <w:rFonts w:ascii="Arial" w:hAnsi="Arial" w:cs="Arial"/>
          <w:b/>
          <w:sz w:val="20"/>
          <w:szCs w:val="20"/>
        </w:rPr>
        <w:t>t</w:t>
      </w:r>
      <w:r w:rsidR="00DB4FFA" w:rsidRPr="00DB4FFA">
        <w:rPr>
          <w:rFonts w:ascii="Arial" w:hAnsi="Arial" w:cs="Arial"/>
          <w:b/>
          <w:sz w:val="20"/>
          <w:szCs w:val="20"/>
        </w:rPr>
        <w:t xml:space="preserve">hrough </w:t>
      </w:r>
      <w:r w:rsidR="00720168">
        <w:rPr>
          <w:rFonts w:ascii="Arial" w:hAnsi="Arial" w:cs="Arial"/>
          <w:b/>
          <w:sz w:val="20"/>
          <w:szCs w:val="20"/>
        </w:rPr>
        <w:t>c</w:t>
      </w:r>
      <w:r w:rsidR="00DB4FFA" w:rsidRPr="00DB4FFA">
        <w:rPr>
          <w:rFonts w:ascii="Arial" w:hAnsi="Arial" w:cs="Arial"/>
          <w:b/>
          <w:sz w:val="20"/>
          <w:szCs w:val="20"/>
        </w:rPr>
        <w:t xml:space="preserve">ommunication and </w:t>
      </w:r>
      <w:r w:rsidR="00720168">
        <w:rPr>
          <w:rFonts w:ascii="Arial" w:hAnsi="Arial" w:cs="Arial"/>
          <w:b/>
          <w:sz w:val="20"/>
          <w:szCs w:val="20"/>
        </w:rPr>
        <w:t>t</w:t>
      </w:r>
      <w:r w:rsidR="00DB4FFA" w:rsidRPr="00DB4FFA">
        <w:rPr>
          <w:rFonts w:ascii="Arial" w:hAnsi="Arial" w:cs="Arial"/>
          <w:b/>
          <w:sz w:val="20"/>
          <w:szCs w:val="20"/>
        </w:rPr>
        <w:t>raining</w:t>
      </w:r>
      <w:r w:rsidR="00720168">
        <w:rPr>
          <w:rFonts w:ascii="Arial" w:hAnsi="Arial" w:cs="Arial"/>
          <w:b/>
          <w:sz w:val="20"/>
          <w:szCs w:val="20"/>
        </w:rPr>
        <w:t>.</w:t>
      </w:r>
    </w:p>
    <w:p w:rsidR="00B94800" w:rsidRDefault="00DF480B">
      <w:pPr>
        <w:spacing w:before="120" w:after="100"/>
        <w:rPr>
          <w:rFonts w:ascii="Arial" w:hAnsi="Arial" w:cs="Arial"/>
          <w:sz w:val="20"/>
          <w:szCs w:val="20"/>
        </w:rPr>
      </w:pPr>
      <w:r w:rsidRPr="006075CE">
        <w:rPr>
          <w:rFonts w:ascii="Arial" w:hAnsi="Arial" w:cs="Arial"/>
          <w:sz w:val="20"/>
          <w:szCs w:val="20"/>
        </w:rPr>
        <w:t xml:space="preserve">Gramene </w:t>
      </w:r>
      <w:r w:rsidR="00025BC1">
        <w:rPr>
          <w:rFonts w:ascii="Arial" w:hAnsi="Arial" w:cs="Arial"/>
          <w:sz w:val="20"/>
          <w:szCs w:val="20"/>
        </w:rPr>
        <w:t xml:space="preserve">proposes </w:t>
      </w:r>
      <w:r w:rsidRPr="006075CE">
        <w:rPr>
          <w:rFonts w:ascii="Arial" w:hAnsi="Arial" w:cs="Arial"/>
          <w:sz w:val="20"/>
          <w:szCs w:val="20"/>
        </w:rPr>
        <w:t>community outreach activities aimed at 1) training plant biologists on the use of the bioinformatics tools we develop, 2) engaging members of the community in data annotation,</w:t>
      </w:r>
      <w:r w:rsidR="00025BC1">
        <w:rPr>
          <w:rFonts w:ascii="Arial" w:hAnsi="Arial" w:cs="Arial"/>
          <w:sz w:val="20"/>
          <w:szCs w:val="20"/>
        </w:rPr>
        <w:t xml:space="preserve"> </w:t>
      </w:r>
      <w:r w:rsidRPr="006075CE">
        <w:rPr>
          <w:rFonts w:ascii="Arial" w:hAnsi="Arial" w:cs="Arial"/>
          <w:sz w:val="20"/>
          <w:szCs w:val="20"/>
        </w:rPr>
        <w:t>3) recruiting expert researchers in developing and supporting standards for successful integration and data exchange</w:t>
      </w:r>
      <w:r w:rsidR="00025BC1">
        <w:rPr>
          <w:rFonts w:ascii="Arial" w:hAnsi="Arial" w:cs="Arial"/>
          <w:sz w:val="20"/>
          <w:szCs w:val="20"/>
        </w:rPr>
        <w:t xml:space="preserve"> and 4) training </w:t>
      </w:r>
      <w:r w:rsidR="00AE73AE">
        <w:rPr>
          <w:rFonts w:ascii="Arial" w:hAnsi="Arial" w:cs="Arial"/>
          <w:sz w:val="20"/>
          <w:szCs w:val="20"/>
        </w:rPr>
        <w:t>undergraduates</w:t>
      </w:r>
      <w:r w:rsidR="00025BC1">
        <w:rPr>
          <w:rFonts w:ascii="Arial" w:hAnsi="Arial" w:cs="Arial"/>
          <w:sz w:val="20"/>
          <w:szCs w:val="20"/>
        </w:rPr>
        <w:t xml:space="preserve"> and faculty</w:t>
      </w:r>
      <w:r w:rsidRPr="006075CE">
        <w:rPr>
          <w:rFonts w:ascii="Arial" w:hAnsi="Arial" w:cs="Arial"/>
          <w:sz w:val="20"/>
          <w:szCs w:val="20"/>
        </w:rPr>
        <w:t xml:space="preserve">.  </w:t>
      </w:r>
    </w:p>
    <w:p w:rsidR="00B94800" w:rsidRDefault="00633353">
      <w:pPr>
        <w:spacing w:before="120" w:after="100"/>
        <w:rPr>
          <w:rFonts w:ascii="Arial" w:hAnsi="Arial" w:cs="Arial"/>
          <w:sz w:val="20"/>
          <w:szCs w:val="20"/>
          <w:u w:val="single"/>
        </w:rPr>
      </w:pPr>
      <w:r>
        <w:rPr>
          <w:rFonts w:ascii="Arial" w:hAnsi="Arial" w:cs="Arial"/>
          <w:b/>
          <w:sz w:val="20"/>
          <w:szCs w:val="20"/>
        </w:rPr>
        <w:t>4.1</w:t>
      </w:r>
      <w:r w:rsidR="00DF480B" w:rsidRPr="006075CE">
        <w:rPr>
          <w:rFonts w:ascii="Arial" w:hAnsi="Arial" w:cs="Arial"/>
          <w:b/>
          <w:sz w:val="20"/>
          <w:szCs w:val="20"/>
        </w:rPr>
        <w:t xml:space="preserve"> </w:t>
      </w:r>
      <w:r w:rsidR="00DF480B" w:rsidRPr="00633353">
        <w:rPr>
          <w:rFonts w:ascii="Arial" w:hAnsi="Arial" w:cs="Arial"/>
          <w:b/>
          <w:i/>
          <w:sz w:val="20"/>
          <w:szCs w:val="20"/>
        </w:rPr>
        <w:t>Gramene users (researchers and general public interested in plant biology</w:t>
      </w:r>
      <w:r w:rsidR="00DF480B" w:rsidRPr="00633353">
        <w:rPr>
          <w:rFonts w:ascii="Arial" w:hAnsi="Arial" w:cs="Arial"/>
          <w:i/>
          <w:sz w:val="20"/>
          <w:szCs w:val="20"/>
        </w:rPr>
        <w:t>).</w:t>
      </w:r>
      <w:r w:rsidR="00DF480B" w:rsidRPr="006075CE">
        <w:rPr>
          <w:rFonts w:ascii="Arial" w:hAnsi="Arial" w:cs="Arial"/>
          <w:sz w:val="20"/>
          <w:szCs w:val="20"/>
        </w:rPr>
        <w:t xml:space="preserve"> </w:t>
      </w:r>
      <w:r w:rsidR="00DF480B" w:rsidRPr="006075CE">
        <w:rPr>
          <w:rFonts w:ascii="Arial" w:hAnsi="Arial" w:cs="Arial"/>
          <w:bCs/>
          <w:sz w:val="20"/>
          <w:szCs w:val="20"/>
        </w:rPr>
        <w:t>Gramene will use multimedia sites like YouTube’s (TBA) to provide video and audio tutorials</w:t>
      </w:r>
      <w:r w:rsidR="00DD0B98">
        <w:rPr>
          <w:rFonts w:ascii="Arial" w:hAnsi="Arial" w:cs="Arial"/>
          <w:bCs/>
          <w:sz w:val="20"/>
          <w:szCs w:val="20"/>
        </w:rPr>
        <w:t xml:space="preserve"> as well as </w:t>
      </w:r>
      <w:r w:rsidR="00DF480B" w:rsidRPr="006075CE">
        <w:rPr>
          <w:rFonts w:ascii="Arial" w:hAnsi="Arial" w:cs="Arial"/>
          <w:bCs/>
          <w:sz w:val="20"/>
          <w:szCs w:val="20"/>
        </w:rPr>
        <w:t xml:space="preserve">FaceBook and iPlant’s </w:t>
      </w:r>
      <w:r w:rsidR="00DD0B98">
        <w:rPr>
          <w:rFonts w:ascii="Arial" w:hAnsi="Arial" w:cs="Arial"/>
          <w:bCs/>
          <w:sz w:val="20"/>
          <w:szCs w:val="20"/>
        </w:rPr>
        <w:t xml:space="preserve">My-Plant and </w:t>
      </w:r>
      <w:r w:rsidR="00DF480B" w:rsidRPr="006075CE">
        <w:rPr>
          <w:rFonts w:ascii="Arial" w:hAnsi="Arial" w:cs="Arial"/>
          <w:bCs/>
          <w:sz w:val="20"/>
          <w:szCs w:val="20"/>
        </w:rPr>
        <w:t>community forums to reach out to its users.</w:t>
      </w:r>
      <w:r w:rsidR="00DD0B98">
        <w:rPr>
          <w:rFonts w:ascii="Arial" w:hAnsi="Arial" w:cs="Arial"/>
          <w:bCs/>
          <w:sz w:val="20"/>
          <w:szCs w:val="20"/>
        </w:rPr>
        <w:t xml:space="preserve">  </w:t>
      </w:r>
      <w:r w:rsidR="00BC7803">
        <w:rPr>
          <w:rFonts w:ascii="Arial" w:hAnsi="Arial" w:cs="Arial"/>
          <w:bCs/>
          <w:sz w:val="20"/>
          <w:szCs w:val="20"/>
        </w:rPr>
        <w:t>W</w:t>
      </w:r>
      <w:r w:rsidR="00DF480B" w:rsidRPr="006075CE">
        <w:rPr>
          <w:rFonts w:ascii="Arial" w:hAnsi="Arial" w:cs="Arial"/>
          <w:bCs/>
          <w:sz w:val="20"/>
          <w:szCs w:val="20"/>
        </w:rPr>
        <w:t xml:space="preserve">e will organize </w:t>
      </w:r>
      <w:r w:rsidR="00BC7803">
        <w:rPr>
          <w:rFonts w:ascii="Arial" w:hAnsi="Arial" w:cs="Arial"/>
          <w:bCs/>
          <w:sz w:val="20"/>
          <w:szCs w:val="20"/>
        </w:rPr>
        <w:t xml:space="preserve">quarterly </w:t>
      </w:r>
      <w:r w:rsidR="00DF480B" w:rsidRPr="006075CE">
        <w:rPr>
          <w:rFonts w:ascii="Arial" w:hAnsi="Arial" w:cs="Arial"/>
          <w:bCs/>
          <w:sz w:val="20"/>
          <w:szCs w:val="20"/>
        </w:rPr>
        <w:t>online webinar</w:t>
      </w:r>
      <w:r w:rsidR="00DF480B">
        <w:rPr>
          <w:rFonts w:ascii="Arial" w:hAnsi="Arial" w:cs="Arial"/>
          <w:bCs/>
          <w:sz w:val="20"/>
          <w:szCs w:val="20"/>
        </w:rPr>
        <w:t>s</w:t>
      </w:r>
      <w:r w:rsidR="00DF480B" w:rsidRPr="006075CE">
        <w:rPr>
          <w:rFonts w:ascii="Arial" w:hAnsi="Arial" w:cs="Arial"/>
          <w:bCs/>
          <w:sz w:val="20"/>
          <w:szCs w:val="20"/>
        </w:rPr>
        <w:t xml:space="preserve"> on selected topics </w:t>
      </w:r>
      <w:r w:rsidR="00BC7803">
        <w:rPr>
          <w:rFonts w:ascii="Arial" w:hAnsi="Arial" w:cs="Arial"/>
          <w:bCs/>
          <w:sz w:val="20"/>
          <w:szCs w:val="20"/>
        </w:rPr>
        <w:t>in which</w:t>
      </w:r>
      <w:r w:rsidR="00BC7803" w:rsidRPr="006075CE">
        <w:rPr>
          <w:rFonts w:ascii="Arial" w:hAnsi="Arial" w:cs="Arial"/>
          <w:bCs/>
          <w:sz w:val="20"/>
          <w:szCs w:val="20"/>
        </w:rPr>
        <w:t xml:space="preserve"> </w:t>
      </w:r>
      <w:r w:rsidR="00DF480B" w:rsidRPr="006075CE">
        <w:rPr>
          <w:rFonts w:ascii="Arial" w:hAnsi="Arial" w:cs="Arial"/>
          <w:bCs/>
          <w:sz w:val="20"/>
          <w:szCs w:val="20"/>
        </w:rPr>
        <w:t xml:space="preserve">remote users </w:t>
      </w:r>
      <w:r w:rsidR="00BC7803">
        <w:rPr>
          <w:rFonts w:ascii="Arial" w:hAnsi="Arial" w:cs="Arial"/>
          <w:bCs/>
          <w:sz w:val="20"/>
          <w:szCs w:val="20"/>
        </w:rPr>
        <w:t>would</w:t>
      </w:r>
      <w:r w:rsidR="00DF480B" w:rsidRPr="006075CE">
        <w:rPr>
          <w:rFonts w:ascii="Arial" w:hAnsi="Arial" w:cs="Arial"/>
          <w:bCs/>
          <w:sz w:val="20"/>
          <w:szCs w:val="20"/>
        </w:rPr>
        <w:t xml:space="preserve"> interact virtually with Gramene curators and outreach staff, learn about new </w:t>
      </w:r>
      <w:r w:rsidR="00BC7803">
        <w:rPr>
          <w:rFonts w:ascii="Arial" w:hAnsi="Arial" w:cs="Arial"/>
          <w:bCs/>
          <w:sz w:val="20"/>
          <w:szCs w:val="20"/>
        </w:rPr>
        <w:t>contents</w:t>
      </w:r>
      <w:r w:rsidR="00BC7803" w:rsidRPr="006075CE">
        <w:rPr>
          <w:rFonts w:ascii="Arial" w:hAnsi="Arial" w:cs="Arial"/>
          <w:bCs/>
          <w:sz w:val="20"/>
          <w:szCs w:val="20"/>
        </w:rPr>
        <w:t xml:space="preserve"> </w:t>
      </w:r>
      <w:r w:rsidR="00DF480B" w:rsidRPr="006075CE">
        <w:rPr>
          <w:rFonts w:ascii="Arial" w:hAnsi="Arial" w:cs="Arial"/>
          <w:bCs/>
          <w:sz w:val="20"/>
          <w:szCs w:val="20"/>
        </w:rPr>
        <w:t xml:space="preserve">and user interfaces, and seek help </w:t>
      </w:r>
      <w:r w:rsidR="00DF480B">
        <w:rPr>
          <w:rFonts w:ascii="Arial" w:hAnsi="Arial" w:cs="Arial"/>
          <w:bCs/>
          <w:sz w:val="20"/>
          <w:szCs w:val="20"/>
        </w:rPr>
        <w:t>for</w:t>
      </w:r>
      <w:r w:rsidR="00DF480B" w:rsidRPr="006075CE">
        <w:rPr>
          <w:rFonts w:ascii="Arial" w:hAnsi="Arial" w:cs="Arial"/>
          <w:bCs/>
          <w:sz w:val="20"/>
          <w:szCs w:val="20"/>
        </w:rPr>
        <w:t xml:space="preserve"> analyzing their own </w:t>
      </w:r>
      <w:r w:rsidR="00DF480B" w:rsidRPr="006075CE">
        <w:rPr>
          <w:rFonts w:ascii="Arial" w:hAnsi="Arial" w:cs="Arial"/>
          <w:bCs/>
          <w:sz w:val="20"/>
          <w:szCs w:val="20"/>
        </w:rPr>
        <w:lastRenderedPageBreak/>
        <w:t xml:space="preserve">datasets. </w:t>
      </w:r>
      <w:r w:rsidR="00DD0B98">
        <w:rPr>
          <w:rFonts w:ascii="Arial" w:hAnsi="Arial" w:cs="Arial"/>
          <w:bCs/>
          <w:sz w:val="20"/>
          <w:szCs w:val="20"/>
        </w:rPr>
        <w:t xml:space="preserve"> </w:t>
      </w:r>
      <w:r w:rsidR="00DF480B">
        <w:rPr>
          <w:rFonts w:ascii="Arial" w:hAnsi="Arial" w:cs="Arial"/>
          <w:bCs/>
          <w:sz w:val="20"/>
          <w:szCs w:val="20"/>
        </w:rPr>
        <w:t>In addition, c</w:t>
      </w:r>
      <w:r w:rsidR="00DF480B" w:rsidRPr="006075CE">
        <w:rPr>
          <w:rFonts w:ascii="Arial" w:hAnsi="Arial" w:cs="Arial"/>
          <w:bCs/>
          <w:sz w:val="20"/>
          <w:szCs w:val="20"/>
        </w:rPr>
        <w:t xml:space="preserve">ommunity members </w:t>
      </w:r>
      <w:r w:rsidR="00DF480B">
        <w:rPr>
          <w:rFonts w:ascii="Arial" w:hAnsi="Arial" w:cs="Arial"/>
          <w:bCs/>
          <w:sz w:val="20"/>
          <w:szCs w:val="20"/>
        </w:rPr>
        <w:t xml:space="preserve">will be able to directly interact with </w:t>
      </w:r>
      <w:r w:rsidR="00DF480B" w:rsidRPr="006075CE">
        <w:rPr>
          <w:rFonts w:ascii="Arial" w:hAnsi="Arial" w:cs="Arial"/>
          <w:bCs/>
          <w:sz w:val="20"/>
          <w:szCs w:val="20"/>
        </w:rPr>
        <w:t>Gramene staff</w:t>
      </w:r>
      <w:r w:rsidR="00720168">
        <w:rPr>
          <w:rFonts w:ascii="Arial" w:hAnsi="Arial" w:cs="Arial"/>
          <w:bCs/>
          <w:sz w:val="20"/>
          <w:szCs w:val="20"/>
        </w:rPr>
        <w:t xml:space="preserve"> through presentations</w:t>
      </w:r>
      <w:r w:rsidR="00DF480B" w:rsidRPr="006075CE">
        <w:rPr>
          <w:rFonts w:ascii="Arial" w:hAnsi="Arial" w:cs="Arial"/>
          <w:bCs/>
          <w:sz w:val="20"/>
          <w:szCs w:val="20"/>
        </w:rPr>
        <w:t xml:space="preserve"> at</w:t>
      </w:r>
      <w:r w:rsidR="00DF480B" w:rsidRPr="006075CE">
        <w:rPr>
          <w:rFonts w:ascii="Arial" w:hAnsi="Arial" w:cs="Arial"/>
          <w:sz w:val="20"/>
          <w:szCs w:val="20"/>
        </w:rPr>
        <w:t xml:space="preserve"> prominent meetings including Plant and Animal Genome, Plant Biology, Maize Genetics, and </w:t>
      </w:r>
      <w:r w:rsidR="00DF480B" w:rsidRPr="006075CE">
        <w:rPr>
          <w:rFonts w:ascii="Arial" w:hAnsi="Arial" w:cs="Arial"/>
          <w:i/>
          <w:sz w:val="20"/>
          <w:szCs w:val="20"/>
        </w:rPr>
        <w:t xml:space="preserve">Arabidopsis </w:t>
      </w:r>
      <w:r w:rsidR="00DF480B" w:rsidRPr="006075CE">
        <w:rPr>
          <w:rFonts w:ascii="Arial" w:hAnsi="Arial" w:cs="Arial"/>
          <w:sz w:val="20"/>
          <w:szCs w:val="20"/>
        </w:rPr>
        <w:t xml:space="preserve">Research. </w:t>
      </w:r>
    </w:p>
    <w:p w:rsidR="00B94800" w:rsidRDefault="00633353">
      <w:pPr>
        <w:spacing w:before="120" w:after="100"/>
        <w:rPr>
          <w:rFonts w:ascii="Arial" w:hAnsi="Arial" w:cs="Arial"/>
          <w:sz w:val="20"/>
          <w:szCs w:val="20"/>
          <w:u w:val="single"/>
        </w:rPr>
      </w:pPr>
      <w:r>
        <w:rPr>
          <w:rFonts w:ascii="Arial" w:hAnsi="Arial" w:cs="Arial"/>
          <w:b/>
          <w:sz w:val="20"/>
          <w:szCs w:val="20"/>
        </w:rPr>
        <w:t>4.2</w:t>
      </w:r>
      <w:r w:rsidR="00DF480B" w:rsidRPr="006075CE">
        <w:rPr>
          <w:rFonts w:ascii="Arial" w:hAnsi="Arial" w:cs="Arial"/>
          <w:b/>
          <w:sz w:val="20"/>
          <w:szCs w:val="20"/>
        </w:rPr>
        <w:t xml:space="preserve"> </w:t>
      </w:r>
      <w:r w:rsidR="00DF480B" w:rsidRPr="00633353">
        <w:rPr>
          <w:rFonts w:ascii="Arial" w:hAnsi="Arial" w:cs="Arial"/>
          <w:b/>
          <w:i/>
          <w:sz w:val="20"/>
          <w:szCs w:val="20"/>
        </w:rPr>
        <w:t>Data annotation, exchange and format standardization workshops (collaborators and experts).</w:t>
      </w:r>
      <w:r w:rsidR="00DF480B" w:rsidRPr="006075CE">
        <w:rPr>
          <w:rFonts w:ascii="Arial" w:hAnsi="Arial" w:cs="Arial"/>
          <w:sz w:val="20"/>
          <w:szCs w:val="20"/>
        </w:rPr>
        <w:t xml:space="preserve"> </w:t>
      </w:r>
      <w:r w:rsidR="00DF480B">
        <w:rPr>
          <w:rFonts w:ascii="Arial" w:hAnsi="Arial" w:cs="Arial"/>
          <w:sz w:val="20"/>
          <w:szCs w:val="20"/>
        </w:rPr>
        <w:t xml:space="preserve">To support development and training on heterogenous data sets prioritized in Aims 1, 2, and 3, </w:t>
      </w:r>
      <w:r w:rsidR="00DF480B" w:rsidRPr="006075CE">
        <w:rPr>
          <w:rFonts w:ascii="Arial" w:eastAsia="Times New Roman" w:hAnsi="Arial" w:cs="Arial"/>
          <w:sz w:val="20"/>
          <w:szCs w:val="20"/>
        </w:rPr>
        <w:t>w</w:t>
      </w:r>
      <w:r w:rsidR="00DF480B" w:rsidRPr="006075CE">
        <w:rPr>
          <w:rFonts w:ascii="Arial" w:hAnsi="Arial" w:cs="Arial"/>
          <w:sz w:val="20"/>
          <w:szCs w:val="20"/>
        </w:rPr>
        <w:t xml:space="preserve">e will </w:t>
      </w:r>
      <w:r w:rsidR="00DF480B">
        <w:rPr>
          <w:rFonts w:ascii="Arial" w:hAnsi="Arial" w:cs="Arial"/>
          <w:sz w:val="20"/>
          <w:szCs w:val="20"/>
        </w:rPr>
        <w:t>hold</w:t>
      </w:r>
      <w:r w:rsidR="00DF480B" w:rsidRPr="006075CE">
        <w:rPr>
          <w:rFonts w:ascii="Arial" w:hAnsi="Arial" w:cs="Arial"/>
          <w:sz w:val="20"/>
          <w:szCs w:val="20"/>
        </w:rPr>
        <w:t xml:space="preserve"> </w:t>
      </w:r>
      <w:r w:rsidR="00DD0B98">
        <w:rPr>
          <w:rFonts w:ascii="Arial" w:hAnsi="Arial" w:cs="Arial"/>
          <w:sz w:val="20"/>
          <w:szCs w:val="20"/>
        </w:rPr>
        <w:t>semiannual</w:t>
      </w:r>
      <w:r w:rsidR="00DF480B" w:rsidRPr="006075CE">
        <w:rPr>
          <w:rFonts w:ascii="Arial" w:hAnsi="Arial" w:cs="Arial"/>
          <w:sz w:val="20"/>
          <w:szCs w:val="20"/>
        </w:rPr>
        <w:t xml:space="preserve"> virtual workshops on community standards and develop self-guided tutorial materials </w:t>
      </w:r>
      <w:r w:rsidR="00DD0B98">
        <w:rPr>
          <w:rFonts w:ascii="Arial" w:hAnsi="Arial" w:cs="Arial"/>
          <w:sz w:val="20"/>
          <w:szCs w:val="20"/>
        </w:rPr>
        <w:t>on the</w:t>
      </w:r>
      <w:r w:rsidR="00DF480B" w:rsidRPr="006075CE">
        <w:rPr>
          <w:rFonts w:ascii="Arial" w:hAnsi="Arial" w:cs="Arial"/>
          <w:sz w:val="20"/>
          <w:szCs w:val="20"/>
        </w:rPr>
        <w:t xml:space="preserve"> annotation of genes, germplasm, and high-throughput sequencing data sets for expression profiling, phenotypes, metabolomics, and epigenetics.</w:t>
      </w:r>
      <w:r w:rsidR="00DF480B">
        <w:rPr>
          <w:rFonts w:ascii="Arial" w:hAnsi="Arial" w:cs="Arial"/>
          <w:sz w:val="20"/>
          <w:szCs w:val="20"/>
        </w:rPr>
        <w:t xml:space="preserve"> </w:t>
      </w:r>
      <w:r w:rsidR="00DD0B98">
        <w:rPr>
          <w:rFonts w:ascii="Arial" w:hAnsi="Arial" w:cs="Arial"/>
          <w:sz w:val="20"/>
          <w:szCs w:val="20"/>
        </w:rPr>
        <w:t xml:space="preserve"> </w:t>
      </w:r>
      <w:r w:rsidR="00DF480B" w:rsidRPr="006075CE">
        <w:rPr>
          <w:rFonts w:ascii="Arial" w:hAnsi="Arial" w:cs="Arial"/>
          <w:sz w:val="20"/>
          <w:szCs w:val="20"/>
        </w:rPr>
        <w:t>Workshop participants will include our collaborators as well as community members identified through NSF’s Research Coordination Networks (RCN) projects</w:t>
      </w:r>
      <w:r w:rsidR="00DD0B98">
        <w:rPr>
          <w:rFonts w:ascii="Arial" w:hAnsi="Arial" w:cs="Arial"/>
          <w:sz w:val="20"/>
          <w:szCs w:val="20"/>
        </w:rPr>
        <w:t xml:space="preserve"> including</w:t>
      </w:r>
      <w:r w:rsidR="00DF480B" w:rsidRPr="006075CE">
        <w:rPr>
          <w:rFonts w:ascii="Arial" w:hAnsi="Arial" w:cs="Arial"/>
          <w:sz w:val="20"/>
          <w:szCs w:val="20"/>
        </w:rPr>
        <w:t xml:space="preserve"> the Epigenomics of Plants International Consortium (</w:t>
      </w:r>
      <w:r w:rsidR="0055192F">
        <w:rPr>
          <w:rFonts w:ascii="Arial" w:hAnsi="Arial" w:cs="Arial"/>
          <w:sz w:val="20"/>
          <w:szCs w:val="20"/>
        </w:rPr>
        <w:t>Letter:</w:t>
      </w:r>
      <w:r w:rsidR="0055192F" w:rsidRPr="006075CE">
        <w:rPr>
          <w:rFonts w:ascii="Arial" w:hAnsi="Arial" w:cs="Arial"/>
          <w:sz w:val="20"/>
          <w:szCs w:val="20"/>
        </w:rPr>
        <w:t xml:space="preserve"> </w:t>
      </w:r>
      <w:r w:rsidR="00DF480B" w:rsidRPr="006075CE">
        <w:rPr>
          <w:rFonts w:ascii="Arial" w:hAnsi="Arial" w:cs="Arial"/>
          <w:sz w:val="20"/>
          <w:szCs w:val="20"/>
        </w:rPr>
        <w:t>Wagner) and Phenotype Ontology (</w:t>
      </w:r>
      <w:r w:rsidR="0055192F">
        <w:rPr>
          <w:rFonts w:ascii="Arial" w:hAnsi="Arial" w:cs="Arial"/>
          <w:sz w:val="20"/>
          <w:szCs w:val="20"/>
        </w:rPr>
        <w:t>Letter:</w:t>
      </w:r>
      <w:r w:rsidR="0055192F" w:rsidRPr="006075CE">
        <w:rPr>
          <w:rFonts w:ascii="Arial" w:hAnsi="Arial" w:cs="Arial"/>
          <w:sz w:val="20"/>
          <w:szCs w:val="20"/>
        </w:rPr>
        <w:t xml:space="preserve"> </w:t>
      </w:r>
      <w:r w:rsidR="00DF480B" w:rsidRPr="006075CE">
        <w:rPr>
          <w:rFonts w:ascii="Arial" w:hAnsi="Arial" w:cs="Arial"/>
          <w:sz w:val="20"/>
          <w:szCs w:val="20"/>
        </w:rPr>
        <w:t>Huala).</w:t>
      </w:r>
      <w:r w:rsidR="00DF480B">
        <w:rPr>
          <w:rFonts w:ascii="Arial" w:hAnsi="Arial" w:cs="Arial"/>
          <w:sz w:val="20"/>
          <w:szCs w:val="20"/>
        </w:rPr>
        <w:t xml:space="preserve"> </w:t>
      </w:r>
      <w:r w:rsidR="00DD0B98">
        <w:rPr>
          <w:rFonts w:ascii="Arial" w:hAnsi="Arial" w:cs="Arial"/>
          <w:sz w:val="20"/>
          <w:szCs w:val="20"/>
        </w:rPr>
        <w:t xml:space="preserve"> </w:t>
      </w:r>
      <w:r w:rsidR="00DF480B" w:rsidRPr="006075CE">
        <w:rPr>
          <w:rFonts w:ascii="Arial" w:hAnsi="Arial" w:cs="Arial"/>
          <w:sz w:val="20"/>
          <w:szCs w:val="20"/>
        </w:rPr>
        <w:t>The resulting standards and validators will be shared with plant community databases, iPlant (</w:t>
      </w:r>
      <w:r w:rsidR="0055192F">
        <w:rPr>
          <w:rFonts w:ascii="Arial" w:hAnsi="Arial" w:cs="Arial"/>
          <w:sz w:val="20"/>
          <w:szCs w:val="20"/>
        </w:rPr>
        <w:t>Letter:</w:t>
      </w:r>
      <w:r w:rsidR="0055192F" w:rsidRPr="006075CE">
        <w:rPr>
          <w:rFonts w:ascii="Arial" w:hAnsi="Arial" w:cs="Arial"/>
          <w:sz w:val="20"/>
          <w:szCs w:val="20"/>
        </w:rPr>
        <w:t xml:space="preserve"> </w:t>
      </w:r>
      <w:r w:rsidR="00DF480B" w:rsidRPr="006075CE">
        <w:rPr>
          <w:rFonts w:ascii="Arial" w:hAnsi="Arial" w:cs="Arial"/>
          <w:sz w:val="20"/>
          <w:szCs w:val="20"/>
        </w:rPr>
        <w:t>Stanzione), and our collaborators.</w:t>
      </w:r>
      <w:r w:rsidR="00DF480B">
        <w:rPr>
          <w:rFonts w:ascii="Arial" w:hAnsi="Arial" w:cs="Arial"/>
          <w:sz w:val="20"/>
          <w:szCs w:val="20"/>
        </w:rPr>
        <w:t xml:space="preserve"> </w:t>
      </w:r>
      <w:r w:rsidR="00DD0B98">
        <w:rPr>
          <w:rFonts w:ascii="Arial" w:hAnsi="Arial" w:cs="Arial"/>
          <w:sz w:val="20"/>
          <w:szCs w:val="20"/>
        </w:rPr>
        <w:t xml:space="preserve"> </w:t>
      </w:r>
      <w:r w:rsidR="00DF480B" w:rsidRPr="006075CE">
        <w:rPr>
          <w:rFonts w:ascii="Arial" w:hAnsi="Arial" w:cs="Arial"/>
          <w:sz w:val="20"/>
          <w:szCs w:val="20"/>
        </w:rPr>
        <w:t>In addition to Gramene-sponsored resources, we will participate in re</w:t>
      </w:r>
      <w:r w:rsidR="00F71DBE">
        <w:rPr>
          <w:rFonts w:ascii="Arial" w:hAnsi="Arial" w:cs="Arial"/>
          <w:sz w:val="20"/>
          <w:szCs w:val="20"/>
        </w:rPr>
        <w:t>gular workshops and developers’</w:t>
      </w:r>
      <w:r w:rsidR="00DF480B" w:rsidRPr="006075CE">
        <w:rPr>
          <w:rFonts w:ascii="Arial" w:hAnsi="Arial" w:cs="Arial"/>
          <w:sz w:val="20"/>
          <w:szCs w:val="20"/>
        </w:rPr>
        <w:t xml:space="preserve"> meetings hosted by collaborators from EBI Ensembl.</w:t>
      </w:r>
    </w:p>
    <w:p w:rsidR="00B94800" w:rsidRDefault="007300BA">
      <w:pPr>
        <w:pStyle w:val="ListParagraph"/>
        <w:spacing w:before="120" w:after="100"/>
        <w:ind w:left="0"/>
        <w:rPr>
          <w:rFonts w:ascii="Arial" w:eastAsia="Times New Roman" w:hAnsi="Arial" w:cs="Arial"/>
          <w:sz w:val="20"/>
          <w:szCs w:val="20"/>
        </w:rPr>
      </w:pPr>
      <w:r>
        <w:rPr>
          <w:rFonts w:ascii="Arial" w:hAnsi="Arial" w:cs="Arial"/>
          <w:b/>
          <w:sz w:val="20"/>
          <w:szCs w:val="20"/>
        </w:rPr>
        <w:t>4.3</w:t>
      </w:r>
      <w:r w:rsidR="00DF480B" w:rsidRPr="006075CE">
        <w:rPr>
          <w:rFonts w:ascii="Arial" w:hAnsi="Arial" w:cs="Arial"/>
          <w:b/>
          <w:sz w:val="20"/>
          <w:szCs w:val="20"/>
        </w:rPr>
        <w:t xml:space="preserve"> </w:t>
      </w:r>
      <w:r w:rsidR="00DF480B" w:rsidRPr="00633353">
        <w:rPr>
          <w:rFonts w:ascii="Arial" w:hAnsi="Arial" w:cs="Arial"/>
          <w:b/>
          <w:i/>
          <w:sz w:val="20"/>
          <w:szCs w:val="20"/>
        </w:rPr>
        <w:t>Collaboration with the American Society of Plant Biologists (ASPB) publishing group.</w:t>
      </w:r>
      <w:r w:rsidR="00DF480B" w:rsidRPr="006075CE">
        <w:rPr>
          <w:rFonts w:ascii="Arial" w:hAnsi="Arial" w:cs="Arial"/>
          <w:sz w:val="20"/>
          <w:szCs w:val="20"/>
        </w:rPr>
        <w:t xml:space="preserve"> </w:t>
      </w:r>
      <w:r w:rsidR="00DF480B" w:rsidRPr="006075CE">
        <w:rPr>
          <w:rFonts w:ascii="Arial" w:eastAsia="Times New Roman" w:hAnsi="Arial" w:cs="Arial"/>
          <w:sz w:val="20"/>
          <w:szCs w:val="20"/>
        </w:rPr>
        <w:t xml:space="preserve">ASPB publishes </w:t>
      </w:r>
      <w:r w:rsidR="00DF480B" w:rsidRPr="006075CE">
        <w:rPr>
          <w:rFonts w:ascii="Arial" w:hAnsi="Arial" w:cs="Arial"/>
          <w:sz w:val="20"/>
          <w:szCs w:val="20"/>
        </w:rPr>
        <w:t xml:space="preserve">the top-ranking journals </w:t>
      </w:r>
      <w:r w:rsidR="002D0BE6" w:rsidRPr="002D0BE6">
        <w:rPr>
          <w:rFonts w:ascii="Arial" w:hAnsi="Arial" w:cs="Arial"/>
          <w:i/>
          <w:sz w:val="20"/>
          <w:szCs w:val="20"/>
        </w:rPr>
        <w:t>Plant Cell</w:t>
      </w:r>
      <w:r w:rsidR="00DF480B" w:rsidRPr="006075CE">
        <w:rPr>
          <w:rFonts w:ascii="Arial" w:hAnsi="Arial" w:cs="Arial"/>
          <w:sz w:val="20"/>
          <w:szCs w:val="20"/>
        </w:rPr>
        <w:t xml:space="preserve"> and </w:t>
      </w:r>
      <w:r w:rsidR="002D0BE6" w:rsidRPr="002D0BE6">
        <w:rPr>
          <w:rFonts w:ascii="Arial" w:hAnsi="Arial" w:cs="Arial"/>
          <w:i/>
          <w:sz w:val="20"/>
          <w:szCs w:val="20"/>
        </w:rPr>
        <w:t>Plant Physiology</w:t>
      </w:r>
      <w:r w:rsidR="00DF480B" w:rsidRPr="006075CE">
        <w:rPr>
          <w:rFonts w:ascii="Arial" w:hAnsi="Arial" w:cs="Arial"/>
          <w:sz w:val="20"/>
          <w:szCs w:val="20"/>
        </w:rPr>
        <w:t xml:space="preserve"> and </w:t>
      </w:r>
      <w:r w:rsidR="00DF480B" w:rsidRPr="006075CE">
        <w:rPr>
          <w:rFonts w:ascii="Arial" w:eastAsia="Times New Roman" w:hAnsi="Arial" w:cs="Arial"/>
          <w:sz w:val="20"/>
          <w:szCs w:val="20"/>
        </w:rPr>
        <w:t>c</w:t>
      </w:r>
      <w:r w:rsidR="00DF480B">
        <w:rPr>
          <w:rFonts w:ascii="Arial" w:eastAsia="Times New Roman" w:hAnsi="Arial" w:cs="Arial"/>
          <w:sz w:val="20"/>
          <w:szCs w:val="20"/>
        </w:rPr>
        <w:t>ould</w:t>
      </w:r>
      <w:r w:rsidR="00DF480B" w:rsidRPr="006075CE">
        <w:rPr>
          <w:rFonts w:ascii="Arial" w:eastAsia="Times New Roman" w:hAnsi="Arial" w:cs="Arial"/>
          <w:sz w:val="20"/>
          <w:szCs w:val="20"/>
        </w:rPr>
        <w:t xml:space="preserve"> play a critical role in the advertisement and adoption of standards by the plant community</w:t>
      </w:r>
      <w:r w:rsidR="00DD0B98">
        <w:rPr>
          <w:rFonts w:ascii="Arial" w:eastAsia="Times New Roman" w:hAnsi="Arial" w:cs="Arial"/>
          <w:sz w:val="20"/>
          <w:szCs w:val="20"/>
        </w:rPr>
        <w:t xml:space="preserve"> by requiring</w:t>
      </w:r>
      <w:r w:rsidR="00DF480B" w:rsidRPr="006075CE">
        <w:rPr>
          <w:rFonts w:ascii="Arial" w:eastAsia="Times New Roman" w:hAnsi="Arial" w:cs="Arial"/>
          <w:sz w:val="20"/>
          <w:szCs w:val="20"/>
        </w:rPr>
        <w:t xml:space="preserve"> data annotation </w:t>
      </w:r>
      <w:r w:rsidR="00DD0B98">
        <w:rPr>
          <w:rFonts w:ascii="Arial" w:eastAsia="Times New Roman" w:hAnsi="Arial" w:cs="Arial"/>
          <w:sz w:val="20"/>
          <w:szCs w:val="20"/>
        </w:rPr>
        <w:t>at the time of</w:t>
      </w:r>
      <w:r w:rsidR="00DF480B" w:rsidRPr="006075CE">
        <w:rPr>
          <w:rFonts w:ascii="Arial" w:eastAsia="Times New Roman" w:hAnsi="Arial" w:cs="Arial"/>
          <w:sz w:val="20"/>
          <w:szCs w:val="20"/>
        </w:rPr>
        <w:t xml:space="preserve"> manuscript </w:t>
      </w:r>
      <w:r w:rsidR="00DF480B">
        <w:rPr>
          <w:rFonts w:ascii="Arial" w:eastAsia="Times New Roman" w:hAnsi="Arial" w:cs="Arial"/>
          <w:sz w:val="20"/>
          <w:szCs w:val="20"/>
        </w:rPr>
        <w:t>submission</w:t>
      </w:r>
      <w:r w:rsidR="00DF480B" w:rsidRPr="006075CE">
        <w:rPr>
          <w:rFonts w:ascii="Arial" w:eastAsia="Times New Roman" w:hAnsi="Arial" w:cs="Arial"/>
          <w:sz w:val="20"/>
          <w:szCs w:val="20"/>
        </w:rPr>
        <w:t xml:space="preserve">. </w:t>
      </w:r>
      <w:r w:rsidR="00DD0B98">
        <w:rPr>
          <w:rFonts w:ascii="Arial" w:eastAsia="Times New Roman" w:hAnsi="Arial" w:cs="Arial"/>
          <w:sz w:val="20"/>
          <w:szCs w:val="20"/>
        </w:rPr>
        <w:t xml:space="preserve"> I</w:t>
      </w:r>
      <w:r w:rsidR="00DF480B" w:rsidRPr="006075CE">
        <w:rPr>
          <w:rFonts w:ascii="Arial" w:eastAsia="Times New Roman" w:hAnsi="Arial" w:cs="Arial"/>
          <w:sz w:val="20"/>
          <w:szCs w:val="20"/>
        </w:rPr>
        <w:t>ntegrating data that are published in journals with data that reside in databases improves the utility of both</w:t>
      </w:r>
      <w:r w:rsidR="00DF480B">
        <w:rPr>
          <w:rFonts w:ascii="Arial" w:eastAsia="Times New Roman" w:hAnsi="Arial" w:cs="Arial"/>
          <w:sz w:val="20"/>
          <w:szCs w:val="20"/>
        </w:rPr>
        <w:t xml:space="preserve">. </w:t>
      </w:r>
      <w:r w:rsidR="00DD0B98">
        <w:rPr>
          <w:rFonts w:ascii="Arial" w:eastAsia="Times New Roman" w:hAnsi="Arial" w:cs="Arial"/>
          <w:sz w:val="20"/>
          <w:szCs w:val="20"/>
        </w:rPr>
        <w:t xml:space="preserve"> As</w:t>
      </w:r>
      <w:r w:rsidR="00DF480B">
        <w:rPr>
          <w:rFonts w:ascii="Arial" w:eastAsia="Times New Roman" w:hAnsi="Arial" w:cs="Arial"/>
          <w:sz w:val="20"/>
          <w:szCs w:val="20"/>
        </w:rPr>
        <w:t xml:space="preserve"> Gramene</w:t>
      </w:r>
      <w:r w:rsidR="00DF480B" w:rsidRPr="006075CE">
        <w:rPr>
          <w:rFonts w:ascii="Arial" w:eastAsia="Times New Roman" w:hAnsi="Arial" w:cs="Arial"/>
          <w:sz w:val="20"/>
          <w:szCs w:val="20"/>
        </w:rPr>
        <w:t xml:space="preserve"> host</w:t>
      </w:r>
      <w:r w:rsidR="00DF480B">
        <w:rPr>
          <w:rFonts w:ascii="Arial" w:eastAsia="Times New Roman" w:hAnsi="Arial" w:cs="Arial"/>
          <w:sz w:val="20"/>
          <w:szCs w:val="20"/>
        </w:rPr>
        <w:t>s</w:t>
      </w:r>
      <w:r w:rsidR="00DF480B" w:rsidRPr="006075CE">
        <w:rPr>
          <w:rFonts w:ascii="Arial" w:eastAsia="Times New Roman" w:hAnsi="Arial" w:cs="Arial"/>
          <w:sz w:val="20"/>
          <w:szCs w:val="20"/>
        </w:rPr>
        <w:t xml:space="preserve"> information on a growing variety of plant species, we will work with the ASPB journals</w:t>
      </w:r>
      <w:r w:rsidR="00A174BB">
        <w:rPr>
          <w:rFonts w:ascii="Arial" w:eastAsia="Times New Roman" w:hAnsi="Arial" w:cs="Arial"/>
          <w:sz w:val="20"/>
          <w:szCs w:val="20"/>
        </w:rPr>
        <w:t xml:space="preserve"> (</w:t>
      </w:r>
      <w:r w:rsidR="0055192F">
        <w:rPr>
          <w:rFonts w:ascii="Arial" w:eastAsia="Times New Roman" w:hAnsi="Arial" w:cs="Arial"/>
          <w:sz w:val="20"/>
          <w:szCs w:val="20"/>
        </w:rPr>
        <w:t xml:space="preserve">Letter: </w:t>
      </w:r>
      <w:r w:rsidR="00A174BB">
        <w:rPr>
          <w:rFonts w:ascii="Arial" w:eastAsia="Times New Roman" w:hAnsi="Arial" w:cs="Arial"/>
          <w:sz w:val="20"/>
          <w:szCs w:val="20"/>
        </w:rPr>
        <w:t>Crispin)</w:t>
      </w:r>
      <w:r w:rsidR="00DF480B" w:rsidRPr="006075CE">
        <w:rPr>
          <w:rFonts w:ascii="Arial" w:eastAsia="Times New Roman" w:hAnsi="Arial" w:cs="Arial"/>
          <w:sz w:val="20"/>
          <w:szCs w:val="20"/>
        </w:rPr>
        <w:t xml:space="preserve"> and community experts to develop an improved</w:t>
      </w:r>
      <w:r w:rsidR="00DF480B">
        <w:rPr>
          <w:rFonts w:ascii="Arial" w:eastAsia="Times New Roman" w:hAnsi="Arial" w:cs="Arial"/>
          <w:sz w:val="20"/>
          <w:szCs w:val="20"/>
        </w:rPr>
        <w:t xml:space="preserve"> and automated</w:t>
      </w:r>
      <w:r w:rsidR="00DF480B" w:rsidRPr="006075CE">
        <w:rPr>
          <w:rFonts w:ascii="Arial" w:eastAsia="Times New Roman" w:hAnsi="Arial" w:cs="Arial"/>
          <w:sz w:val="20"/>
          <w:szCs w:val="20"/>
        </w:rPr>
        <w:t xml:space="preserve"> version </w:t>
      </w:r>
      <w:r w:rsidR="00DF480B">
        <w:rPr>
          <w:rFonts w:ascii="Arial" w:eastAsia="Times New Roman" w:hAnsi="Arial" w:cs="Arial"/>
          <w:sz w:val="20"/>
          <w:szCs w:val="20"/>
        </w:rPr>
        <w:t>of the manuscript and data</w:t>
      </w:r>
      <w:r w:rsidR="00DF480B" w:rsidRPr="006075CE">
        <w:rPr>
          <w:rFonts w:ascii="Arial" w:eastAsia="Times New Roman" w:hAnsi="Arial" w:cs="Arial"/>
          <w:sz w:val="20"/>
          <w:szCs w:val="20"/>
        </w:rPr>
        <w:t xml:space="preserve"> submission form that applies to multiple species. </w:t>
      </w:r>
      <w:r w:rsidR="00DD0B98">
        <w:rPr>
          <w:rFonts w:ascii="Arial" w:eastAsia="Times New Roman" w:hAnsi="Arial" w:cs="Arial"/>
          <w:sz w:val="20"/>
          <w:szCs w:val="20"/>
        </w:rPr>
        <w:t xml:space="preserve"> We</w:t>
      </w:r>
      <w:r w:rsidR="00DF480B" w:rsidRPr="00A0263D">
        <w:rPr>
          <w:rFonts w:ascii="Arial" w:eastAsia="Times New Roman" w:hAnsi="Arial" w:cs="Arial"/>
          <w:sz w:val="20"/>
          <w:szCs w:val="20"/>
        </w:rPr>
        <w:t xml:space="preserve"> </w:t>
      </w:r>
      <w:r w:rsidR="00DD0B98">
        <w:rPr>
          <w:rFonts w:ascii="Arial" w:eastAsia="Times New Roman" w:hAnsi="Arial" w:cs="Arial"/>
          <w:sz w:val="20"/>
          <w:szCs w:val="20"/>
        </w:rPr>
        <w:t>begin with a focus</w:t>
      </w:r>
      <w:r w:rsidR="00DF480B" w:rsidRPr="00A0263D">
        <w:rPr>
          <w:rFonts w:ascii="Arial" w:eastAsia="Times New Roman" w:hAnsi="Arial" w:cs="Arial"/>
          <w:sz w:val="20"/>
          <w:szCs w:val="20"/>
        </w:rPr>
        <w:t xml:space="preserve"> on targeted pathways (</w:t>
      </w:r>
      <w:r w:rsidR="00DF480B">
        <w:rPr>
          <w:rFonts w:ascii="Arial" w:eastAsia="Times New Roman" w:hAnsi="Arial" w:cs="Arial"/>
          <w:sz w:val="20"/>
          <w:szCs w:val="20"/>
        </w:rPr>
        <w:t>Aim 2</w:t>
      </w:r>
      <w:r w:rsidR="00DF480B" w:rsidRPr="00A0263D">
        <w:rPr>
          <w:rFonts w:ascii="Arial" w:eastAsia="Times New Roman" w:hAnsi="Arial" w:cs="Arial"/>
          <w:sz w:val="20"/>
          <w:szCs w:val="20"/>
        </w:rPr>
        <w:t xml:space="preserve">) and </w:t>
      </w:r>
      <w:r w:rsidR="00DD0B98">
        <w:rPr>
          <w:rFonts w:ascii="Arial" w:eastAsia="Times New Roman" w:hAnsi="Arial" w:cs="Arial"/>
          <w:sz w:val="20"/>
          <w:szCs w:val="20"/>
        </w:rPr>
        <w:t xml:space="preserve">enlarge our scope through an iterative process as </w:t>
      </w:r>
      <w:r w:rsidR="00646587">
        <w:rPr>
          <w:rFonts w:ascii="Arial" w:eastAsia="Times New Roman" w:hAnsi="Arial" w:cs="Arial"/>
          <w:sz w:val="20"/>
          <w:szCs w:val="20"/>
        </w:rPr>
        <w:t>adoption grows</w:t>
      </w:r>
      <w:r w:rsidR="00DF480B" w:rsidRPr="00A0263D">
        <w:rPr>
          <w:rFonts w:ascii="Arial" w:eastAsia="Times New Roman" w:hAnsi="Arial" w:cs="Arial"/>
          <w:sz w:val="20"/>
          <w:szCs w:val="20"/>
        </w:rPr>
        <w:t>.</w:t>
      </w:r>
      <w:r w:rsidR="00646587">
        <w:rPr>
          <w:rFonts w:ascii="Arial" w:eastAsia="Times New Roman" w:hAnsi="Arial" w:cs="Arial"/>
          <w:sz w:val="20"/>
          <w:szCs w:val="20"/>
        </w:rPr>
        <w:t xml:space="preserve"> </w:t>
      </w:r>
      <w:r w:rsidR="00DF480B" w:rsidRPr="006075CE">
        <w:rPr>
          <w:rFonts w:ascii="Arial" w:eastAsia="Times New Roman" w:hAnsi="Arial" w:cs="Arial"/>
          <w:sz w:val="20"/>
          <w:szCs w:val="20"/>
        </w:rPr>
        <w:t xml:space="preserve"> </w:t>
      </w:r>
      <w:r w:rsidR="00DF480B" w:rsidRPr="00A0263D">
        <w:rPr>
          <w:rFonts w:ascii="Arial" w:eastAsia="Times New Roman" w:hAnsi="Arial" w:cs="Arial"/>
          <w:sz w:val="20"/>
          <w:szCs w:val="20"/>
        </w:rPr>
        <w:t xml:space="preserve">The goal is to train current and future plant biologists </w:t>
      </w:r>
      <w:r w:rsidR="00646587">
        <w:rPr>
          <w:rFonts w:ascii="Arial" w:eastAsia="Times New Roman" w:hAnsi="Arial" w:cs="Arial"/>
          <w:sz w:val="20"/>
          <w:szCs w:val="20"/>
        </w:rPr>
        <w:t>how to</w:t>
      </w:r>
      <w:r w:rsidR="00DF480B" w:rsidRPr="00A0263D">
        <w:rPr>
          <w:rFonts w:ascii="Arial" w:eastAsia="Times New Roman" w:hAnsi="Arial" w:cs="Arial"/>
          <w:sz w:val="20"/>
          <w:szCs w:val="20"/>
        </w:rPr>
        <w:t xml:space="preserve"> provid</w:t>
      </w:r>
      <w:r w:rsidR="00646587">
        <w:rPr>
          <w:rFonts w:ascii="Arial" w:eastAsia="Times New Roman" w:hAnsi="Arial" w:cs="Arial"/>
          <w:sz w:val="20"/>
          <w:szCs w:val="20"/>
        </w:rPr>
        <w:t>e</w:t>
      </w:r>
      <w:r w:rsidR="00DF480B" w:rsidRPr="00A0263D">
        <w:rPr>
          <w:rFonts w:ascii="Arial" w:eastAsia="Times New Roman" w:hAnsi="Arial" w:cs="Arial"/>
          <w:sz w:val="20"/>
          <w:szCs w:val="20"/>
        </w:rPr>
        <w:t xml:space="preserve"> accurate and reliable data set</w:t>
      </w:r>
      <w:r w:rsidR="00646587">
        <w:rPr>
          <w:rFonts w:ascii="Arial" w:eastAsia="Times New Roman" w:hAnsi="Arial" w:cs="Arial"/>
          <w:sz w:val="20"/>
          <w:szCs w:val="20"/>
        </w:rPr>
        <w:t>s as w</w:t>
      </w:r>
      <w:r w:rsidR="00DF480B" w:rsidRPr="00A0263D">
        <w:rPr>
          <w:rFonts w:ascii="Arial" w:eastAsia="Times New Roman" w:hAnsi="Arial" w:cs="Arial"/>
          <w:sz w:val="20"/>
          <w:szCs w:val="20"/>
        </w:rPr>
        <w:t>e believe that authors make the best curators.</w:t>
      </w:r>
    </w:p>
    <w:p w:rsidR="00B94800" w:rsidRDefault="007300BA">
      <w:pPr>
        <w:spacing w:before="120" w:after="100"/>
        <w:rPr>
          <w:rFonts w:ascii="Arial" w:hAnsi="Arial" w:cs="Arial"/>
          <w:sz w:val="20"/>
          <w:szCs w:val="20"/>
        </w:rPr>
      </w:pPr>
      <w:r>
        <w:rPr>
          <w:rFonts w:ascii="Arial" w:hAnsi="Arial" w:cs="Arial"/>
          <w:b/>
          <w:sz w:val="20"/>
          <w:szCs w:val="20"/>
        </w:rPr>
        <w:t>4.4</w:t>
      </w:r>
      <w:r w:rsidR="00DF480B" w:rsidRPr="00A0263D">
        <w:rPr>
          <w:rFonts w:ascii="Arial" w:hAnsi="Arial" w:cs="Arial"/>
          <w:b/>
          <w:sz w:val="20"/>
          <w:szCs w:val="20"/>
        </w:rPr>
        <w:t xml:space="preserve"> </w:t>
      </w:r>
      <w:r w:rsidR="00DF480B" w:rsidRPr="007300BA">
        <w:rPr>
          <w:rFonts w:ascii="Arial" w:hAnsi="Arial" w:cs="Arial"/>
          <w:b/>
          <w:i/>
          <w:sz w:val="20"/>
          <w:szCs w:val="20"/>
        </w:rPr>
        <w:t>Annotation jamborees (young investigators and students).</w:t>
      </w:r>
      <w:r w:rsidR="00DF480B" w:rsidRPr="007300BA">
        <w:rPr>
          <w:rFonts w:ascii="Arial" w:hAnsi="Arial" w:cs="Arial"/>
          <w:i/>
          <w:sz w:val="20"/>
          <w:szCs w:val="20"/>
        </w:rPr>
        <w:t xml:space="preserve"> </w:t>
      </w:r>
      <w:r w:rsidR="00646587" w:rsidRPr="007300BA">
        <w:rPr>
          <w:rFonts w:ascii="Arial" w:hAnsi="Arial" w:cs="Arial"/>
          <w:i/>
          <w:sz w:val="20"/>
          <w:szCs w:val="20"/>
        </w:rPr>
        <w:t xml:space="preserve"> </w:t>
      </w:r>
      <w:r w:rsidR="00DF480B" w:rsidRPr="00A0263D">
        <w:rPr>
          <w:rFonts w:ascii="Arial" w:hAnsi="Arial" w:cs="Arial"/>
          <w:sz w:val="20"/>
          <w:szCs w:val="20"/>
        </w:rPr>
        <w:t xml:space="preserve">We will organize one jamboree per year on pathway annotations. </w:t>
      </w:r>
      <w:r w:rsidR="00646587">
        <w:rPr>
          <w:rFonts w:ascii="Arial" w:hAnsi="Arial" w:cs="Arial"/>
          <w:sz w:val="20"/>
          <w:szCs w:val="20"/>
        </w:rPr>
        <w:t xml:space="preserve"> </w:t>
      </w:r>
      <w:r w:rsidR="00DF480B" w:rsidRPr="00A0263D">
        <w:rPr>
          <w:rFonts w:ascii="Arial" w:hAnsi="Arial" w:cs="Arial"/>
          <w:sz w:val="20"/>
          <w:szCs w:val="20"/>
        </w:rPr>
        <w:t>These will be held at prominent scientific meetings such as those mentioned in aim 4.1. We will use Reactome’s curation tools, as well as the popular WikiPathways portal</w:t>
      </w:r>
      <w:r w:rsidR="00BF6FE4">
        <w:rPr>
          <w:rFonts w:ascii="Arial" w:hAnsi="Arial" w:cs="Arial"/>
          <w:sz w:val="20"/>
          <w:szCs w:val="20"/>
        </w:rPr>
        <w:fldChar w:fldCharType="begin"/>
      </w:r>
      <w:r w:rsidR="00895897">
        <w:rPr>
          <w:rFonts w:ascii="Arial" w:hAnsi="Arial" w:cs="Arial"/>
          <w:sz w:val="20"/>
          <w:szCs w:val="20"/>
        </w:rPr>
        <w:instrText xml:space="preserve"> ADDIN EN.CITE &lt;EndNote&gt;&lt;Cite&gt;&lt;Author&gt;Pico&lt;/Author&gt;&lt;Year&gt;2008&lt;/Year&gt;&lt;RecNum&gt;108&lt;/RecNum&gt;&lt;record&gt;&lt;rec-number&gt;108&lt;/rec-number&gt;&lt;foreign-keys&gt;&lt;key app="EN" db-id="p90xfdxr0d9z96extd1xvz2e02ast52rvfee"&gt;108&lt;/key&gt;&lt;/foreign-keys&gt;&lt;ref-type name="Journal Article"&gt;17&lt;/ref-type&gt;&lt;contributors&gt;&lt;authors&gt;&lt;author&gt;Pico, A. R.&lt;/author&gt;&lt;author&gt;Kelder, T.&lt;/author&gt;&lt;author&gt;van Iersel, M. P.&lt;/author&gt;&lt;author&gt;Hanspers, K.&lt;/author&gt;&lt;author&gt;Conklin, B. R.&lt;/author&gt;&lt;author&gt;Evelo, C.&lt;/author&gt;&lt;/authors&gt;&lt;/contributors&gt;&lt;auth-address&gt;Gladstone Institute of Cardiovascular Disease, San Francisco, California, USA.&lt;/auth-address&gt;&lt;titles&gt;&lt;title&gt;WikiPathways: pathway editing for the people&lt;/title&gt;&lt;secondary-title&gt;PLoS Biol&lt;/secondary-title&gt;&lt;/titles&gt;&lt;periodical&gt;&lt;full-title&gt;PLoS Biol&lt;/full-title&gt;&lt;/periodical&gt;&lt;pages&gt;e184&lt;/pages&gt;&lt;volume&gt;6&lt;/volume&gt;&lt;number&gt;7&lt;/number&gt;&lt;edition&gt;2008/07/25&lt;/edition&gt;&lt;keywords&gt;&lt;keyword&gt;Database Management Systems&lt;/keyword&gt;&lt;keyword&gt;*Databases, Factual&lt;/keyword&gt;&lt;keyword&gt;*Internet&lt;/keyword&gt;&lt;keyword&gt;*Metabolic Networks and Pathways&lt;/keyword&gt;&lt;keyword&gt;*Signal Transduction&lt;/keyword&gt;&lt;keyword&gt;Systems Integration&lt;/keyword&gt;&lt;/keywords&gt;&lt;dates&gt;&lt;year&gt;2008&lt;/year&gt;&lt;pub-dates&gt;&lt;date&gt;Jul 22&lt;/date&gt;&lt;/pub-dates&gt;&lt;/dates&gt;&lt;isbn&gt;1545-7885 (Electronic)&lt;/isbn&gt;&lt;accession-num&gt;18651794&lt;/accession-num&gt;&lt;urls&gt;&lt;related-urls&gt;&lt;url&gt;http://www.ncbi.nlm.nih.gov/entrez/query.fcgi?cmd=Retrieve&amp;amp;db=PubMed&amp;amp;dopt=Citation&amp;amp;list_uids=18651794&lt;/url&gt;&lt;/related-urls&gt;&lt;/urls&gt;&lt;custom2&gt;2475545&lt;/custom2&gt;&lt;electronic-resource-num&gt;08-PLBI-CP-0724 [pii]&amp;#xD;10.1371/journal.pbio.0060184&lt;/electronic-resource-num&gt;&lt;language&gt;eng&lt;/language&gt;&lt;/record&gt;&lt;/Cite&gt;&lt;/EndNote&gt;</w:instrText>
      </w:r>
      <w:r w:rsidR="00BF6FE4">
        <w:rPr>
          <w:rFonts w:ascii="Arial" w:hAnsi="Arial" w:cs="Arial"/>
          <w:sz w:val="20"/>
          <w:szCs w:val="20"/>
        </w:rPr>
        <w:fldChar w:fldCharType="separate"/>
      </w:r>
      <w:r w:rsidR="00895897" w:rsidRPr="00895897">
        <w:rPr>
          <w:rFonts w:ascii="Arial" w:hAnsi="Arial" w:cs="Arial"/>
          <w:sz w:val="20"/>
          <w:szCs w:val="20"/>
          <w:vertAlign w:val="superscript"/>
        </w:rPr>
        <w:t>128</w:t>
      </w:r>
      <w:r w:rsidR="00BF6FE4">
        <w:rPr>
          <w:rFonts w:ascii="Arial" w:hAnsi="Arial" w:cs="Arial"/>
          <w:sz w:val="20"/>
          <w:szCs w:val="20"/>
        </w:rPr>
        <w:fldChar w:fldCharType="end"/>
      </w:r>
      <w:r w:rsidR="00DF480B" w:rsidRPr="00A0263D">
        <w:rPr>
          <w:rFonts w:ascii="Arial" w:hAnsi="Arial" w:cs="Arial"/>
          <w:sz w:val="20"/>
          <w:szCs w:val="20"/>
        </w:rPr>
        <w:t xml:space="preserve"> (</w:t>
      </w:r>
      <w:r w:rsidR="0055192F">
        <w:rPr>
          <w:rFonts w:ascii="Arial" w:hAnsi="Arial" w:cs="Arial"/>
          <w:sz w:val="20"/>
          <w:szCs w:val="20"/>
        </w:rPr>
        <w:t>Letter:</w:t>
      </w:r>
      <w:r w:rsidR="0055192F" w:rsidRPr="00A0263D">
        <w:rPr>
          <w:rFonts w:ascii="Arial" w:hAnsi="Arial" w:cs="Arial"/>
          <w:sz w:val="20"/>
          <w:szCs w:val="20"/>
        </w:rPr>
        <w:t xml:space="preserve"> </w:t>
      </w:r>
      <w:r w:rsidR="00DF480B" w:rsidRPr="00A0263D">
        <w:rPr>
          <w:rFonts w:ascii="Arial" w:hAnsi="Arial" w:cs="Arial"/>
          <w:sz w:val="20"/>
          <w:szCs w:val="20"/>
        </w:rPr>
        <w:t xml:space="preserve">Pico) to engage members of the community in our pathway curation efforts. </w:t>
      </w:r>
    </w:p>
    <w:p w:rsidR="00B94800" w:rsidRDefault="007300BA">
      <w:pPr>
        <w:spacing w:before="120" w:after="100"/>
        <w:rPr>
          <w:rFonts w:ascii="Arial" w:hAnsi="Arial" w:cs="Arial"/>
          <w:sz w:val="20"/>
          <w:szCs w:val="20"/>
        </w:rPr>
      </w:pPr>
      <w:r>
        <w:rPr>
          <w:rFonts w:ascii="Arial" w:hAnsi="Arial" w:cs="Arial"/>
          <w:b/>
          <w:sz w:val="20"/>
          <w:szCs w:val="20"/>
        </w:rPr>
        <w:t>4.5</w:t>
      </w:r>
      <w:r w:rsidR="00DF480B" w:rsidRPr="00A0263D">
        <w:rPr>
          <w:rFonts w:ascii="Arial" w:hAnsi="Arial" w:cs="Arial"/>
          <w:b/>
          <w:sz w:val="20"/>
          <w:szCs w:val="20"/>
        </w:rPr>
        <w:t xml:space="preserve"> </w:t>
      </w:r>
      <w:r w:rsidR="00DF480B" w:rsidRPr="007300BA">
        <w:rPr>
          <w:rFonts w:ascii="Arial" w:hAnsi="Arial" w:cs="Arial"/>
          <w:b/>
          <w:i/>
          <w:sz w:val="20"/>
          <w:szCs w:val="20"/>
        </w:rPr>
        <w:t>Public Lecture series at Cold Spring Harbor Laboratory.</w:t>
      </w:r>
      <w:r w:rsidR="00DF480B" w:rsidRPr="00A0263D">
        <w:rPr>
          <w:rFonts w:ascii="Arial" w:hAnsi="Arial" w:cs="Arial"/>
          <w:sz w:val="20"/>
          <w:szCs w:val="20"/>
        </w:rPr>
        <w:t xml:space="preserve"> </w:t>
      </w:r>
      <w:r w:rsidR="00646587">
        <w:rPr>
          <w:rFonts w:ascii="Arial" w:hAnsi="Arial" w:cs="Arial"/>
          <w:sz w:val="20"/>
          <w:szCs w:val="20"/>
        </w:rPr>
        <w:t xml:space="preserve"> </w:t>
      </w:r>
      <w:r w:rsidR="00DF480B" w:rsidRPr="00A0263D">
        <w:rPr>
          <w:rFonts w:ascii="Arial" w:hAnsi="Arial" w:cs="Arial"/>
          <w:sz w:val="20"/>
          <w:szCs w:val="20"/>
        </w:rPr>
        <w:t xml:space="preserve">CSHL hosts this series to share the wonders of art and science with </w:t>
      </w:r>
      <w:r w:rsidR="00DF480B">
        <w:rPr>
          <w:rFonts w:ascii="Arial" w:hAnsi="Arial" w:cs="Arial"/>
          <w:sz w:val="20"/>
          <w:szCs w:val="20"/>
        </w:rPr>
        <w:t>the surrounding community</w:t>
      </w:r>
      <w:r w:rsidR="00DF480B" w:rsidRPr="00A0263D">
        <w:rPr>
          <w:rFonts w:ascii="Arial" w:hAnsi="Arial" w:cs="Arial"/>
          <w:sz w:val="20"/>
          <w:szCs w:val="20"/>
        </w:rPr>
        <w:t xml:space="preserve">. </w:t>
      </w:r>
      <w:r w:rsidR="00DF480B">
        <w:rPr>
          <w:rFonts w:ascii="Arial" w:hAnsi="Arial" w:cs="Arial"/>
          <w:sz w:val="20"/>
          <w:szCs w:val="20"/>
        </w:rPr>
        <w:t>T</w:t>
      </w:r>
      <w:r w:rsidR="00DF480B" w:rsidRPr="00A0263D">
        <w:rPr>
          <w:rFonts w:ascii="Arial" w:hAnsi="Arial" w:cs="Arial"/>
          <w:sz w:val="20"/>
          <w:szCs w:val="20"/>
        </w:rPr>
        <w:t xml:space="preserve">he </w:t>
      </w:r>
      <w:r w:rsidR="00DF480B">
        <w:rPr>
          <w:rFonts w:ascii="Arial" w:hAnsi="Arial" w:cs="Arial"/>
          <w:sz w:val="20"/>
          <w:szCs w:val="20"/>
        </w:rPr>
        <w:t>l</w:t>
      </w:r>
      <w:r w:rsidR="00DF480B" w:rsidRPr="00A0263D">
        <w:rPr>
          <w:rFonts w:ascii="Arial" w:hAnsi="Arial" w:cs="Arial"/>
          <w:sz w:val="20"/>
          <w:szCs w:val="20"/>
        </w:rPr>
        <w:t xml:space="preserve">ectures </w:t>
      </w:r>
      <w:r w:rsidR="00DF480B">
        <w:rPr>
          <w:rFonts w:ascii="Arial" w:hAnsi="Arial" w:cs="Arial"/>
          <w:sz w:val="20"/>
          <w:szCs w:val="20"/>
        </w:rPr>
        <w:t>are free, and offered on campus to</w:t>
      </w:r>
      <w:r w:rsidR="00DF480B" w:rsidRPr="00A0263D">
        <w:rPr>
          <w:rFonts w:ascii="Arial" w:hAnsi="Arial" w:cs="Arial"/>
          <w:sz w:val="20"/>
          <w:szCs w:val="20"/>
        </w:rPr>
        <w:t xml:space="preserve"> an audience of non-scientists</w:t>
      </w:r>
      <w:r w:rsidR="00DF480B">
        <w:rPr>
          <w:rFonts w:ascii="Arial" w:hAnsi="Arial" w:cs="Arial"/>
          <w:sz w:val="20"/>
          <w:szCs w:val="20"/>
        </w:rPr>
        <w:t xml:space="preserve"> </w:t>
      </w:r>
      <w:r w:rsidR="00DF480B" w:rsidRPr="00A0263D">
        <w:rPr>
          <w:rFonts w:ascii="Arial" w:hAnsi="Arial" w:cs="Arial"/>
          <w:sz w:val="20"/>
          <w:szCs w:val="20"/>
        </w:rPr>
        <w:t>(</w:t>
      </w:r>
      <w:r w:rsidR="00DF480B">
        <w:rPr>
          <w:rFonts w:ascii="Arial" w:hAnsi="Arial" w:cs="Arial"/>
          <w:sz w:val="20"/>
          <w:szCs w:val="20"/>
        </w:rPr>
        <w:t>auditorium capacity = 350)</w:t>
      </w:r>
      <w:r w:rsidR="00DF480B" w:rsidRPr="00A0263D">
        <w:rPr>
          <w:rFonts w:ascii="Arial" w:hAnsi="Arial" w:cs="Arial"/>
          <w:sz w:val="20"/>
          <w:szCs w:val="20"/>
        </w:rPr>
        <w:t>. </w:t>
      </w:r>
      <w:r w:rsidR="00646587">
        <w:rPr>
          <w:rFonts w:ascii="Arial" w:hAnsi="Arial" w:cs="Arial"/>
          <w:sz w:val="20"/>
          <w:szCs w:val="20"/>
        </w:rPr>
        <w:t xml:space="preserve"> </w:t>
      </w:r>
      <w:r w:rsidR="00DF480B" w:rsidRPr="00A0263D">
        <w:rPr>
          <w:rFonts w:ascii="Arial" w:hAnsi="Arial" w:cs="Arial"/>
          <w:sz w:val="20"/>
          <w:szCs w:val="20"/>
        </w:rPr>
        <w:t>Ware will participate twice over the cours</w:t>
      </w:r>
      <w:r w:rsidR="00DF480B">
        <w:rPr>
          <w:rFonts w:ascii="Arial" w:hAnsi="Arial" w:cs="Arial"/>
          <w:sz w:val="20"/>
          <w:szCs w:val="20"/>
        </w:rPr>
        <w:t>e</w:t>
      </w:r>
      <w:r w:rsidR="00DF480B" w:rsidRPr="00A0263D">
        <w:rPr>
          <w:rFonts w:ascii="Arial" w:hAnsi="Arial" w:cs="Arial"/>
          <w:sz w:val="20"/>
          <w:szCs w:val="20"/>
        </w:rPr>
        <w:t xml:space="preserve"> of the project</w:t>
      </w:r>
      <w:r w:rsidR="00DF480B">
        <w:rPr>
          <w:rFonts w:ascii="Arial" w:hAnsi="Arial" w:cs="Arial"/>
          <w:sz w:val="20"/>
          <w:szCs w:val="20"/>
        </w:rPr>
        <w:t xml:space="preserve"> by </w:t>
      </w:r>
      <w:r w:rsidR="00646587">
        <w:rPr>
          <w:rFonts w:ascii="Arial" w:hAnsi="Arial" w:cs="Arial"/>
          <w:sz w:val="20"/>
          <w:szCs w:val="20"/>
        </w:rPr>
        <w:t>giving</w:t>
      </w:r>
      <w:r w:rsidR="00646587" w:rsidRPr="00A0263D">
        <w:rPr>
          <w:rFonts w:ascii="Arial" w:hAnsi="Arial" w:cs="Arial"/>
          <w:sz w:val="20"/>
          <w:szCs w:val="20"/>
        </w:rPr>
        <w:t xml:space="preserve"> </w:t>
      </w:r>
      <w:r w:rsidR="00DF480B" w:rsidRPr="00A0263D">
        <w:rPr>
          <w:rFonts w:ascii="Arial" w:hAnsi="Arial" w:cs="Arial"/>
          <w:sz w:val="20"/>
          <w:szCs w:val="20"/>
        </w:rPr>
        <w:t xml:space="preserve">talks on the current challenges </w:t>
      </w:r>
      <w:r w:rsidR="00DF480B">
        <w:rPr>
          <w:rFonts w:ascii="Arial" w:hAnsi="Arial" w:cs="Arial"/>
          <w:sz w:val="20"/>
          <w:szCs w:val="20"/>
        </w:rPr>
        <w:t xml:space="preserve">that </w:t>
      </w:r>
      <w:r w:rsidR="00646587">
        <w:rPr>
          <w:rFonts w:ascii="Arial" w:hAnsi="Arial" w:cs="Arial"/>
          <w:sz w:val="20"/>
          <w:szCs w:val="20"/>
        </w:rPr>
        <w:t xml:space="preserve">face </w:t>
      </w:r>
      <w:r w:rsidR="00DF480B" w:rsidRPr="00A0263D">
        <w:rPr>
          <w:rFonts w:ascii="Arial" w:hAnsi="Arial" w:cs="Arial"/>
          <w:sz w:val="20"/>
          <w:szCs w:val="20"/>
        </w:rPr>
        <w:t>agriculture.</w:t>
      </w:r>
      <w:r w:rsidR="00DF480B" w:rsidRPr="00A0263D" w:rsidDel="00A0263D">
        <w:rPr>
          <w:rFonts w:ascii="Arial" w:hAnsi="Arial" w:cs="Arial"/>
          <w:sz w:val="20"/>
          <w:szCs w:val="20"/>
        </w:rPr>
        <w:t xml:space="preserve"> </w:t>
      </w:r>
    </w:p>
    <w:p w:rsidR="00B94800" w:rsidRDefault="007300BA">
      <w:pPr>
        <w:spacing w:before="120" w:after="100"/>
        <w:rPr>
          <w:rFonts w:ascii="Arial" w:hAnsi="Arial" w:cs="Arial"/>
          <w:sz w:val="20"/>
          <w:szCs w:val="20"/>
        </w:rPr>
      </w:pPr>
      <w:r>
        <w:rPr>
          <w:rFonts w:ascii="Arial" w:hAnsi="Arial" w:cs="Arial"/>
          <w:b/>
          <w:sz w:val="20"/>
          <w:szCs w:val="20"/>
        </w:rPr>
        <w:t>4.6</w:t>
      </w:r>
      <w:r w:rsidR="00DF480B" w:rsidRPr="00A0263D">
        <w:rPr>
          <w:rFonts w:ascii="Arial" w:hAnsi="Arial" w:cs="Arial"/>
          <w:b/>
          <w:sz w:val="20"/>
          <w:szCs w:val="20"/>
        </w:rPr>
        <w:t xml:space="preserve"> </w:t>
      </w:r>
      <w:r w:rsidR="00DF480B" w:rsidRPr="007300BA">
        <w:rPr>
          <w:rFonts w:ascii="Arial" w:hAnsi="Arial" w:cs="Arial"/>
          <w:b/>
          <w:i/>
          <w:sz w:val="20"/>
          <w:szCs w:val="20"/>
        </w:rPr>
        <w:t>Summer internships for undergraduate students and faculty.</w:t>
      </w:r>
      <w:r w:rsidR="00DF480B" w:rsidRPr="00A0263D">
        <w:rPr>
          <w:rFonts w:ascii="Arial" w:hAnsi="Arial" w:cs="Arial"/>
          <w:sz w:val="20"/>
          <w:szCs w:val="20"/>
        </w:rPr>
        <w:t xml:space="preserve"> The Ware and Jaiswal laboratories </w:t>
      </w:r>
      <w:r w:rsidR="00720168">
        <w:rPr>
          <w:rFonts w:ascii="Arial" w:hAnsi="Arial" w:cs="Arial"/>
          <w:sz w:val="20"/>
          <w:szCs w:val="20"/>
        </w:rPr>
        <w:t>routinely train</w:t>
      </w:r>
      <w:r w:rsidR="00DF480B" w:rsidRPr="00A0263D">
        <w:rPr>
          <w:rFonts w:ascii="Arial" w:hAnsi="Arial" w:cs="Arial"/>
          <w:sz w:val="20"/>
          <w:szCs w:val="20"/>
        </w:rPr>
        <w:t xml:space="preserve"> undergraduate and high school students. </w:t>
      </w:r>
      <w:r w:rsidR="00646587">
        <w:rPr>
          <w:rFonts w:ascii="Arial" w:hAnsi="Arial" w:cs="Arial"/>
          <w:sz w:val="20"/>
          <w:szCs w:val="20"/>
        </w:rPr>
        <w:t xml:space="preserve"> </w:t>
      </w:r>
      <w:r w:rsidR="00DF480B" w:rsidRPr="00A0263D">
        <w:rPr>
          <w:rFonts w:ascii="Arial" w:hAnsi="Arial" w:cs="Arial"/>
          <w:sz w:val="20"/>
          <w:szCs w:val="20"/>
        </w:rPr>
        <w:t xml:space="preserve">Two </w:t>
      </w:r>
      <w:r w:rsidR="00DF480B" w:rsidRPr="006075CE">
        <w:rPr>
          <w:rFonts w:ascii="Arial" w:hAnsi="Arial" w:cs="Arial"/>
          <w:sz w:val="20"/>
          <w:szCs w:val="20"/>
        </w:rPr>
        <w:t xml:space="preserve">undergraduates at both CSHL and OSU will participate in summer internship programs. </w:t>
      </w:r>
      <w:r w:rsidR="00646587">
        <w:rPr>
          <w:rFonts w:ascii="Arial" w:hAnsi="Arial" w:cs="Arial"/>
          <w:sz w:val="20"/>
          <w:szCs w:val="20"/>
        </w:rPr>
        <w:t xml:space="preserve"> </w:t>
      </w:r>
      <w:r w:rsidR="00DF480B" w:rsidRPr="006075CE">
        <w:rPr>
          <w:rFonts w:ascii="Arial" w:hAnsi="Arial" w:cs="Arial"/>
          <w:sz w:val="20"/>
          <w:szCs w:val="20"/>
        </w:rPr>
        <w:t xml:space="preserve">We also propose to host one summer faculty at OSU. </w:t>
      </w:r>
      <w:r w:rsidR="00646587">
        <w:rPr>
          <w:rFonts w:ascii="Arial" w:hAnsi="Arial" w:cs="Arial"/>
          <w:sz w:val="20"/>
          <w:szCs w:val="20"/>
        </w:rPr>
        <w:t xml:space="preserve"> </w:t>
      </w:r>
      <w:r w:rsidR="00DF480B" w:rsidRPr="006075CE">
        <w:rPr>
          <w:rFonts w:ascii="Arial" w:hAnsi="Arial" w:cs="Arial"/>
          <w:sz w:val="20"/>
          <w:szCs w:val="20"/>
        </w:rPr>
        <w:t>Preference will be given to applicants from under-represented groups.</w:t>
      </w:r>
      <w:r w:rsidR="00646587">
        <w:rPr>
          <w:rFonts w:ascii="Arial" w:hAnsi="Arial" w:cs="Arial"/>
          <w:sz w:val="20"/>
          <w:szCs w:val="20"/>
        </w:rPr>
        <w:t xml:space="preserve"> </w:t>
      </w:r>
      <w:r w:rsidR="00DF480B" w:rsidRPr="006075CE">
        <w:rPr>
          <w:rFonts w:ascii="Arial" w:hAnsi="Arial" w:cs="Arial"/>
          <w:sz w:val="20"/>
          <w:szCs w:val="20"/>
        </w:rPr>
        <w:t xml:space="preserve"> Interns will be mentored on projects that combine molecular approaches such as gene expression profiling and computational approaches such as </w:t>
      </w:r>
      <w:r w:rsidR="00646587">
        <w:rPr>
          <w:rFonts w:ascii="Arial" w:hAnsi="Arial" w:cs="Arial"/>
          <w:sz w:val="20"/>
          <w:szCs w:val="20"/>
        </w:rPr>
        <w:t xml:space="preserve">in </w:t>
      </w:r>
      <w:r w:rsidR="00DF480B" w:rsidRPr="006075CE">
        <w:rPr>
          <w:rFonts w:ascii="Arial" w:hAnsi="Arial" w:cs="Arial"/>
          <w:sz w:val="20"/>
          <w:szCs w:val="20"/>
        </w:rPr>
        <w:t xml:space="preserve">gene expression and network analysis. </w:t>
      </w:r>
      <w:r w:rsidR="00646587">
        <w:rPr>
          <w:rFonts w:ascii="Arial" w:hAnsi="Arial" w:cs="Arial"/>
          <w:sz w:val="20"/>
          <w:szCs w:val="20"/>
        </w:rPr>
        <w:t xml:space="preserve"> </w:t>
      </w:r>
      <w:r w:rsidR="00DF480B" w:rsidRPr="006075CE">
        <w:rPr>
          <w:rFonts w:ascii="Arial" w:hAnsi="Arial" w:cs="Arial"/>
          <w:sz w:val="20"/>
          <w:szCs w:val="20"/>
        </w:rPr>
        <w:t xml:space="preserve">In addition, we will provide our interns with educational materials on </w:t>
      </w:r>
      <w:r w:rsidR="00646587">
        <w:rPr>
          <w:rFonts w:ascii="Arial" w:hAnsi="Arial" w:cs="Arial"/>
          <w:sz w:val="20"/>
          <w:szCs w:val="20"/>
        </w:rPr>
        <w:t>current</w:t>
      </w:r>
      <w:r w:rsidR="00DF480B" w:rsidRPr="006075CE">
        <w:rPr>
          <w:rFonts w:ascii="Arial" w:hAnsi="Arial" w:cs="Arial"/>
          <w:sz w:val="20"/>
          <w:szCs w:val="20"/>
        </w:rPr>
        <w:t xml:space="preserve"> plant research topics such as the effects of climate change and population expansion on agriculture and current trends in plant consumption and biofuel applications. </w:t>
      </w:r>
      <w:r w:rsidR="00646587">
        <w:rPr>
          <w:rFonts w:ascii="Arial" w:hAnsi="Arial" w:cs="Arial"/>
          <w:sz w:val="20"/>
          <w:szCs w:val="20"/>
        </w:rPr>
        <w:t xml:space="preserve"> </w:t>
      </w:r>
      <w:r w:rsidR="00DF480B" w:rsidRPr="006075CE">
        <w:rPr>
          <w:rFonts w:ascii="Arial" w:hAnsi="Arial" w:cs="Arial"/>
          <w:sz w:val="20"/>
          <w:szCs w:val="20"/>
        </w:rPr>
        <w:t xml:space="preserve">We will distribute these materials to educational websites devoted to plant </w:t>
      </w:r>
      <w:r w:rsidR="00DF480B" w:rsidRPr="00390A7E">
        <w:rPr>
          <w:rFonts w:ascii="Arial" w:hAnsi="Arial" w:cs="Arial"/>
          <w:sz w:val="20"/>
          <w:szCs w:val="20"/>
        </w:rPr>
        <w:t>research (e.g.</w:t>
      </w:r>
      <w:r w:rsidR="00646587">
        <w:rPr>
          <w:rFonts w:ascii="Arial" w:hAnsi="Arial" w:cs="Arial"/>
          <w:sz w:val="20"/>
          <w:szCs w:val="20"/>
        </w:rPr>
        <w:t>,</w:t>
      </w:r>
      <w:r w:rsidR="00DF480B" w:rsidRPr="00390A7E">
        <w:rPr>
          <w:rFonts w:ascii="Arial" w:hAnsi="Arial" w:cs="Arial"/>
          <w:sz w:val="20"/>
          <w:szCs w:val="20"/>
        </w:rPr>
        <w:t xml:space="preserve"> WeedToWonder</w:t>
      </w:r>
      <w:r w:rsidR="00DF480B" w:rsidRPr="006075CE">
        <w:rPr>
          <w:rFonts w:ascii="Arial" w:hAnsi="Arial" w:cs="Arial"/>
          <w:sz w:val="20"/>
          <w:szCs w:val="20"/>
        </w:rPr>
        <w:t>.</w:t>
      </w:r>
      <w:r w:rsidR="00646587">
        <w:rPr>
          <w:rFonts w:ascii="Arial" w:hAnsi="Arial" w:cs="Arial"/>
          <w:sz w:val="20"/>
          <w:szCs w:val="20"/>
        </w:rPr>
        <w:t>o</w:t>
      </w:r>
      <w:r w:rsidR="00DF480B" w:rsidRPr="006075CE">
        <w:rPr>
          <w:rFonts w:ascii="Arial" w:hAnsi="Arial" w:cs="Arial"/>
          <w:sz w:val="20"/>
          <w:szCs w:val="20"/>
        </w:rPr>
        <w:t>rg</w:t>
      </w:r>
      <w:r w:rsidR="00DF480B">
        <w:rPr>
          <w:rFonts w:ascii="Arial" w:hAnsi="Arial" w:cs="Arial"/>
          <w:sz w:val="20"/>
          <w:szCs w:val="20"/>
        </w:rPr>
        <w:t>)</w:t>
      </w:r>
      <w:r w:rsidR="00DF480B" w:rsidRPr="006075CE">
        <w:rPr>
          <w:rFonts w:ascii="Arial" w:hAnsi="Arial" w:cs="Arial"/>
          <w:sz w:val="20"/>
          <w:szCs w:val="20"/>
        </w:rPr>
        <w:t xml:space="preserve">. </w:t>
      </w:r>
      <w:r w:rsidR="00646587">
        <w:rPr>
          <w:rFonts w:ascii="Arial" w:hAnsi="Arial" w:cs="Arial"/>
          <w:sz w:val="20"/>
          <w:szCs w:val="20"/>
        </w:rPr>
        <w:t xml:space="preserve"> </w:t>
      </w:r>
      <w:r w:rsidR="00DF480B" w:rsidRPr="006075CE">
        <w:rPr>
          <w:rFonts w:ascii="Arial" w:hAnsi="Arial" w:cs="Arial"/>
          <w:sz w:val="20"/>
          <w:szCs w:val="20"/>
        </w:rPr>
        <w:t xml:space="preserve">At the end of </w:t>
      </w:r>
      <w:r w:rsidR="00646587">
        <w:rPr>
          <w:rFonts w:ascii="Arial" w:hAnsi="Arial" w:cs="Arial"/>
          <w:sz w:val="20"/>
          <w:szCs w:val="20"/>
        </w:rPr>
        <w:t>each</w:t>
      </w:r>
      <w:r w:rsidR="00646587" w:rsidRPr="006075CE">
        <w:rPr>
          <w:rFonts w:ascii="Arial" w:hAnsi="Arial" w:cs="Arial"/>
          <w:sz w:val="20"/>
          <w:szCs w:val="20"/>
        </w:rPr>
        <w:t xml:space="preserve"> </w:t>
      </w:r>
      <w:r w:rsidR="00DF480B" w:rsidRPr="006075CE">
        <w:rPr>
          <w:rFonts w:ascii="Arial" w:hAnsi="Arial" w:cs="Arial"/>
          <w:sz w:val="20"/>
          <w:szCs w:val="20"/>
        </w:rPr>
        <w:t>summer, we wil</w:t>
      </w:r>
      <w:r w:rsidR="00F71DBE">
        <w:rPr>
          <w:rFonts w:ascii="Arial" w:hAnsi="Arial" w:cs="Arial"/>
          <w:sz w:val="20"/>
          <w:szCs w:val="20"/>
        </w:rPr>
        <w:t>l be able to gauge the interns’</w:t>
      </w:r>
      <w:r w:rsidR="00DF480B" w:rsidRPr="006075CE">
        <w:rPr>
          <w:rFonts w:ascii="Arial" w:hAnsi="Arial" w:cs="Arial"/>
          <w:sz w:val="20"/>
          <w:szCs w:val="20"/>
        </w:rPr>
        <w:t xml:space="preserve"> conceptual and procedural knowledge, attitudes toward science, and interest in continuing on plant research</w:t>
      </w:r>
      <w:r w:rsidR="00646587" w:rsidRPr="00646587">
        <w:rPr>
          <w:rFonts w:ascii="Arial" w:hAnsi="Arial" w:cs="Arial"/>
          <w:sz w:val="20"/>
          <w:szCs w:val="20"/>
        </w:rPr>
        <w:t xml:space="preserve"> </w:t>
      </w:r>
      <w:r w:rsidR="00646587" w:rsidRPr="006075CE">
        <w:rPr>
          <w:rFonts w:ascii="Arial" w:hAnsi="Arial" w:cs="Arial"/>
          <w:sz w:val="20"/>
          <w:szCs w:val="20"/>
        </w:rPr>
        <w:t>through a short survey and oral presentation in their respective host institutions</w:t>
      </w:r>
      <w:r w:rsidR="00DF480B" w:rsidRPr="006075CE">
        <w:rPr>
          <w:rFonts w:ascii="Arial" w:hAnsi="Arial" w:cs="Arial"/>
          <w:sz w:val="20"/>
          <w:szCs w:val="20"/>
        </w:rPr>
        <w:t xml:space="preserve">. </w:t>
      </w:r>
      <w:r w:rsidR="00646587">
        <w:rPr>
          <w:rFonts w:ascii="Arial" w:hAnsi="Arial" w:cs="Arial"/>
          <w:sz w:val="20"/>
          <w:szCs w:val="20"/>
        </w:rPr>
        <w:t xml:space="preserve"> </w:t>
      </w:r>
      <w:r w:rsidR="00DF480B" w:rsidRPr="006075CE">
        <w:rPr>
          <w:rFonts w:ascii="Arial" w:hAnsi="Arial" w:cs="Arial"/>
          <w:sz w:val="20"/>
          <w:szCs w:val="20"/>
        </w:rPr>
        <w:t xml:space="preserve">Their </w:t>
      </w:r>
      <w:r w:rsidR="00720168">
        <w:rPr>
          <w:rFonts w:ascii="Arial" w:hAnsi="Arial" w:cs="Arial"/>
          <w:sz w:val="20"/>
          <w:szCs w:val="20"/>
        </w:rPr>
        <w:t>research</w:t>
      </w:r>
      <w:r w:rsidR="00720168" w:rsidRPr="006075CE">
        <w:rPr>
          <w:rFonts w:ascii="Arial" w:hAnsi="Arial" w:cs="Arial"/>
          <w:sz w:val="20"/>
          <w:szCs w:val="20"/>
        </w:rPr>
        <w:t xml:space="preserve"> </w:t>
      </w:r>
      <w:r w:rsidR="00DF480B" w:rsidRPr="006075CE">
        <w:rPr>
          <w:rFonts w:ascii="Arial" w:hAnsi="Arial" w:cs="Arial"/>
          <w:sz w:val="20"/>
          <w:szCs w:val="20"/>
        </w:rPr>
        <w:t>will be integrated in the Gramene database and publications.</w:t>
      </w:r>
    </w:p>
    <w:sectPr w:rsidR="00B94800" w:rsidSect="00596B8D">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51BB" w:rsidRDefault="006051BB" w:rsidP="009459D9">
      <w:pPr>
        <w:spacing w:after="0" w:line="240" w:lineRule="auto"/>
      </w:pPr>
      <w:r>
        <w:separator/>
      </w:r>
    </w:p>
  </w:endnote>
  <w:endnote w:type="continuationSeparator" w:id="0">
    <w:p w:rsidR="006051BB" w:rsidRDefault="006051BB" w:rsidP="009459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tima">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Garamond Premr Pro Smbd">
    <w:altName w:val="Times New Roman"/>
    <w:charset w:val="00"/>
    <w:family w:val="roman"/>
    <w:pitch w:val="default"/>
    <w:sig w:usb0="00000000" w:usb1="00000000" w:usb2="00000000" w:usb3="00000000" w:csb0="00000000" w:csb1="00000000"/>
  </w:font>
  <w:font w:name="ヒラギノ角ゴ Pro W3">
    <w:altName w:val="MS Mincho"/>
    <w:charset w:val="80"/>
    <w:family w:val="auto"/>
    <w:pitch w:val="variable"/>
    <w:sig w:usb0="00000000" w:usb1="00000000" w:usb2="01000407" w:usb3="00000000" w:csb0="0002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00000000" w:usb2="00000000" w:usb3="00000000" w:csb0="000001FF" w:csb1="00000000"/>
  </w:font>
  <w:font w:name="Helvetica">
    <w:panose1 w:val="020B0604020202020204"/>
    <w:charset w:val="00"/>
    <w:family w:val="swiss"/>
    <w:notTrueType/>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ＭＳ 明朝">
    <w:charset w:val="4E"/>
    <w:family w:val="auto"/>
    <w:pitch w:val="variable"/>
    <w:sig w:usb0="00000001" w:usb1="00000000" w:usb2="01000407"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51BB" w:rsidRDefault="006051BB" w:rsidP="009459D9">
      <w:pPr>
        <w:spacing w:after="0" w:line="240" w:lineRule="auto"/>
      </w:pPr>
      <w:r>
        <w:separator/>
      </w:r>
    </w:p>
  </w:footnote>
  <w:footnote w:type="continuationSeparator" w:id="0">
    <w:p w:rsidR="006051BB" w:rsidRDefault="006051BB" w:rsidP="009459D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533656"/>
    <w:multiLevelType w:val="multilevel"/>
    <w:tmpl w:val="77AEF2E2"/>
    <w:lvl w:ilvl="0">
      <w:start w:val="2"/>
      <w:numFmt w:val="decimal"/>
      <w:lvlText w:val="%1."/>
      <w:lvlJc w:val="left"/>
      <w:pPr>
        <w:ind w:left="560" w:hanging="560"/>
      </w:pPr>
      <w:rPr>
        <w:rFonts w:hint="default"/>
      </w:rPr>
    </w:lvl>
    <w:lvl w:ilvl="1">
      <w:start w:val="2"/>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6B83BE0"/>
    <w:multiLevelType w:val="hybridMultilevel"/>
    <w:tmpl w:val="5FB41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B96645"/>
    <w:multiLevelType w:val="hybridMultilevel"/>
    <w:tmpl w:val="626E8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Optima"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Optima"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Optima"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21B643D"/>
    <w:multiLevelType w:val="multilevel"/>
    <w:tmpl w:val="A96AC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31A23BC"/>
    <w:multiLevelType w:val="hybridMultilevel"/>
    <w:tmpl w:val="57E2D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Opti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Opti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Optima"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6D2EC7"/>
    <w:multiLevelType w:val="multilevel"/>
    <w:tmpl w:val="7D12B910"/>
    <w:lvl w:ilvl="0">
      <w:start w:val="2"/>
      <w:numFmt w:val="decimal"/>
      <w:lvlText w:val="%1."/>
      <w:lvlJc w:val="left"/>
      <w:pPr>
        <w:ind w:left="560" w:hanging="560"/>
      </w:pPr>
      <w:rPr>
        <w:rFonts w:hint="default"/>
      </w:rPr>
    </w:lvl>
    <w:lvl w:ilvl="1">
      <w:start w:val="2"/>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4F2A3B98"/>
    <w:multiLevelType w:val="hybridMultilevel"/>
    <w:tmpl w:val="CCF68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DA010B"/>
    <w:multiLevelType w:val="multilevel"/>
    <w:tmpl w:val="46441842"/>
    <w:lvl w:ilvl="0">
      <w:start w:val="1"/>
      <w:numFmt w:val="decimal"/>
      <w:lvlText w:val="%1."/>
      <w:lvlJc w:val="left"/>
      <w:pPr>
        <w:ind w:left="360" w:hanging="360"/>
      </w:pPr>
      <w:rPr>
        <w:rFonts w:hint="default"/>
        <w:u w:val="single"/>
      </w:rPr>
    </w:lvl>
    <w:lvl w:ilvl="1">
      <w:start w:val="1"/>
      <w:numFmt w:val="decimal"/>
      <w:lvlText w:val="%1.%2."/>
      <w:lvlJc w:val="left"/>
      <w:pPr>
        <w:ind w:left="720" w:hanging="72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800" w:hanging="1800"/>
      </w:pPr>
      <w:rPr>
        <w:rFonts w:hint="default"/>
        <w:u w:val="single"/>
      </w:rPr>
    </w:lvl>
    <w:lvl w:ilvl="8">
      <w:start w:val="1"/>
      <w:numFmt w:val="decimal"/>
      <w:lvlText w:val="%1.%2.%3.%4.%5.%6.%7.%8.%9."/>
      <w:lvlJc w:val="left"/>
      <w:pPr>
        <w:ind w:left="1800" w:hanging="1800"/>
      </w:pPr>
      <w:rPr>
        <w:rFonts w:hint="default"/>
        <w:u w:val="single"/>
      </w:rPr>
    </w:lvl>
  </w:abstractNum>
  <w:abstractNum w:abstractNumId="8">
    <w:nsid w:val="54D35F07"/>
    <w:multiLevelType w:val="hybridMultilevel"/>
    <w:tmpl w:val="E342D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F52771"/>
    <w:multiLevelType w:val="hybridMultilevel"/>
    <w:tmpl w:val="C568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Opti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Opti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Optima"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451398"/>
    <w:multiLevelType w:val="hybridMultilevel"/>
    <w:tmpl w:val="C6C2A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Opti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Optim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Optima"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6E1934"/>
    <w:multiLevelType w:val="multilevel"/>
    <w:tmpl w:val="20AA93D4"/>
    <w:lvl w:ilvl="0">
      <w:start w:val="2"/>
      <w:numFmt w:val="decimal"/>
      <w:lvlText w:val="%1"/>
      <w:lvlJc w:val="left"/>
      <w:pPr>
        <w:ind w:left="480" w:hanging="480"/>
      </w:pPr>
      <w:rPr>
        <w:rFonts w:hint="default"/>
      </w:rPr>
    </w:lvl>
    <w:lvl w:ilvl="1">
      <w:start w:val="2"/>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7DAC015E"/>
    <w:multiLevelType w:val="multilevel"/>
    <w:tmpl w:val="51CEE1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F7C1EBD"/>
    <w:multiLevelType w:val="hybridMultilevel"/>
    <w:tmpl w:val="77A687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3"/>
  </w:num>
  <w:num w:numId="3">
    <w:abstractNumId w:val="11"/>
  </w:num>
  <w:num w:numId="4">
    <w:abstractNumId w:val="5"/>
  </w:num>
  <w:num w:numId="5">
    <w:abstractNumId w:val="0"/>
  </w:num>
  <w:num w:numId="6">
    <w:abstractNumId w:val="1"/>
  </w:num>
  <w:num w:numId="7">
    <w:abstractNumId w:val="8"/>
  </w:num>
  <w:num w:numId="8">
    <w:abstractNumId w:val="7"/>
  </w:num>
  <w:num w:numId="9">
    <w:abstractNumId w:val="6"/>
  </w:num>
  <w:num w:numId="10">
    <w:abstractNumId w:val="3"/>
  </w:num>
  <w:num w:numId="11">
    <w:abstractNumId w:val="10"/>
  </w:num>
  <w:num w:numId="12">
    <w:abstractNumId w:val="4"/>
  </w:num>
  <w:num w:numId="13">
    <w:abstractNumId w:val="9"/>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5122">
      <o:colormenu v:ext="edit" strokecolor="none"/>
    </o:shapedefaults>
  </w:hdrShapeDefaults>
  <w:footnotePr>
    <w:footnote w:id="-1"/>
    <w:footnote w:id="0"/>
  </w:footnotePr>
  <w:endnotePr>
    <w:endnote w:id="-1"/>
    <w:endnote w:id="0"/>
  </w:endnotePr>
  <w:compat/>
  <w:docVars>
    <w:docVar w:name="EN.InstantFormat" w:val="&lt;ENInstantFormat&gt;&lt;Enabled&gt;0&lt;/Enabled&gt;&lt;ScanUnformatted&gt;1&lt;/ScanUnformatted&gt;&lt;ScanChanges&gt;1&lt;/ScanChanges&gt;&lt;/ENInstantFormat&gt;"/>
    <w:docVar w:name="EN.Layout" w:val="&lt;ENLayout&gt;&lt;Style&gt;Nature Medicine&lt;/Style&gt;&lt;LeftDelim&gt;{&lt;/LeftDelim&gt;&lt;RightDelim&gt;}&lt;/RightDelim&gt;&lt;FontName&gt;Cambria&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GrameGrant_V16 Copy.enl&lt;/item&gt;&lt;/Libraries&gt;&lt;/ENLibraries&gt;"/>
  </w:docVars>
  <w:rsids>
    <w:rsidRoot w:val="00236B8A"/>
    <w:rsid w:val="000009B9"/>
    <w:rsid w:val="00025148"/>
    <w:rsid w:val="00025BC1"/>
    <w:rsid w:val="00031BDF"/>
    <w:rsid w:val="00041579"/>
    <w:rsid w:val="00043FE5"/>
    <w:rsid w:val="00050895"/>
    <w:rsid w:val="00061C92"/>
    <w:rsid w:val="0006743D"/>
    <w:rsid w:val="00071858"/>
    <w:rsid w:val="0007707B"/>
    <w:rsid w:val="00091445"/>
    <w:rsid w:val="00097089"/>
    <w:rsid w:val="0009763E"/>
    <w:rsid w:val="000C29C5"/>
    <w:rsid w:val="000E205E"/>
    <w:rsid w:val="000E425C"/>
    <w:rsid w:val="000E487F"/>
    <w:rsid w:val="000E5808"/>
    <w:rsid w:val="000F5CE4"/>
    <w:rsid w:val="000F7A8E"/>
    <w:rsid w:val="00122D0F"/>
    <w:rsid w:val="00134B30"/>
    <w:rsid w:val="001447A3"/>
    <w:rsid w:val="00145F4D"/>
    <w:rsid w:val="00151B4D"/>
    <w:rsid w:val="00155001"/>
    <w:rsid w:val="00157394"/>
    <w:rsid w:val="001969AC"/>
    <w:rsid w:val="001A1E6C"/>
    <w:rsid w:val="001A21C6"/>
    <w:rsid w:val="001B7418"/>
    <w:rsid w:val="001B7892"/>
    <w:rsid w:val="001E58F7"/>
    <w:rsid w:val="001F19E4"/>
    <w:rsid w:val="001F22E6"/>
    <w:rsid w:val="001F681F"/>
    <w:rsid w:val="00200C59"/>
    <w:rsid w:val="00202250"/>
    <w:rsid w:val="00212D43"/>
    <w:rsid w:val="0021646F"/>
    <w:rsid w:val="00236B8A"/>
    <w:rsid w:val="002478CC"/>
    <w:rsid w:val="00274D8B"/>
    <w:rsid w:val="00285131"/>
    <w:rsid w:val="002913BE"/>
    <w:rsid w:val="00291E6B"/>
    <w:rsid w:val="002B7D04"/>
    <w:rsid w:val="002D0BB2"/>
    <w:rsid w:val="002D0BE6"/>
    <w:rsid w:val="002D2844"/>
    <w:rsid w:val="002E397E"/>
    <w:rsid w:val="002F14CC"/>
    <w:rsid w:val="00312807"/>
    <w:rsid w:val="003151BA"/>
    <w:rsid w:val="0032780F"/>
    <w:rsid w:val="003324C1"/>
    <w:rsid w:val="00347F4A"/>
    <w:rsid w:val="0036324A"/>
    <w:rsid w:val="003800F8"/>
    <w:rsid w:val="0038122A"/>
    <w:rsid w:val="00381DC8"/>
    <w:rsid w:val="0039203E"/>
    <w:rsid w:val="00394FC2"/>
    <w:rsid w:val="003A77B5"/>
    <w:rsid w:val="003B7F40"/>
    <w:rsid w:val="003D074E"/>
    <w:rsid w:val="003D348D"/>
    <w:rsid w:val="003D62E0"/>
    <w:rsid w:val="003E1E47"/>
    <w:rsid w:val="003F260A"/>
    <w:rsid w:val="003F4AA5"/>
    <w:rsid w:val="003F6C28"/>
    <w:rsid w:val="00400BD4"/>
    <w:rsid w:val="00412C86"/>
    <w:rsid w:val="004203D8"/>
    <w:rsid w:val="00424558"/>
    <w:rsid w:val="00426F95"/>
    <w:rsid w:val="00431AC0"/>
    <w:rsid w:val="00440E30"/>
    <w:rsid w:val="004410C9"/>
    <w:rsid w:val="0045388A"/>
    <w:rsid w:val="0046330E"/>
    <w:rsid w:val="00465FEA"/>
    <w:rsid w:val="00477470"/>
    <w:rsid w:val="00484E78"/>
    <w:rsid w:val="004871EF"/>
    <w:rsid w:val="004A411C"/>
    <w:rsid w:val="004A5B5B"/>
    <w:rsid w:val="004E5432"/>
    <w:rsid w:val="00503360"/>
    <w:rsid w:val="00510D17"/>
    <w:rsid w:val="00514D94"/>
    <w:rsid w:val="00520CB2"/>
    <w:rsid w:val="00536C8D"/>
    <w:rsid w:val="0055192F"/>
    <w:rsid w:val="00551C5A"/>
    <w:rsid w:val="005528A2"/>
    <w:rsid w:val="00553DEC"/>
    <w:rsid w:val="00563E37"/>
    <w:rsid w:val="00570110"/>
    <w:rsid w:val="00577532"/>
    <w:rsid w:val="00587DD5"/>
    <w:rsid w:val="00593191"/>
    <w:rsid w:val="00596B8D"/>
    <w:rsid w:val="005A44A6"/>
    <w:rsid w:val="005B4729"/>
    <w:rsid w:val="005C4754"/>
    <w:rsid w:val="005E1577"/>
    <w:rsid w:val="005E24F6"/>
    <w:rsid w:val="006004A9"/>
    <w:rsid w:val="00600AF1"/>
    <w:rsid w:val="006051BB"/>
    <w:rsid w:val="006075CE"/>
    <w:rsid w:val="006147C6"/>
    <w:rsid w:val="006166AE"/>
    <w:rsid w:val="00620B83"/>
    <w:rsid w:val="00622796"/>
    <w:rsid w:val="006326AB"/>
    <w:rsid w:val="00633353"/>
    <w:rsid w:val="00633742"/>
    <w:rsid w:val="00633D71"/>
    <w:rsid w:val="00646587"/>
    <w:rsid w:val="00655A9C"/>
    <w:rsid w:val="00662E09"/>
    <w:rsid w:val="00676BBB"/>
    <w:rsid w:val="00677D52"/>
    <w:rsid w:val="00686EC5"/>
    <w:rsid w:val="0069429B"/>
    <w:rsid w:val="00697D07"/>
    <w:rsid w:val="006B1291"/>
    <w:rsid w:val="006B50B0"/>
    <w:rsid w:val="006B5DAA"/>
    <w:rsid w:val="006C192D"/>
    <w:rsid w:val="006D17EE"/>
    <w:rsid w:val="006D75A9"/>
    <w:rsid w:val="006E0EB8"/>
    <w:rsid w:val="006F4BE2"/>
    <w:rsid w:val="0070035F"/>
    <w:rsid w:val="007034D5"/>
    <w:rsid w:val="00707B19"/>
    <w:rsid w:val="00720168"/>
    <w:rsid w:val="007300BA"/>
    <w:rsid w:val="00752E8C"/>
    <w:rsid w:val="00780AE4"/>
    <w:rsid w:val="00785629"/>
    <w:rsid w:val="00790005"/>
    <w:rsid w:val="00791A7F"/>
    <w:rsid w:val="00792DFE"/>
    <w:rsid w:val="007A1BD6"/>
    <w:rsid w:val="007A66DA"/>
    <w:rsid w:val="007C5407"/>
    <w:rsid w:val="007C59D4"/>
    <w:rsid w:val="007C7DFC"/>
    <w:rsid w:val="007D153D"/>
    <w:rsid w:val="007E6930"/>
    <w:rsid w:val="007F6D66"/>
    <w:rsid w:val="00801FF3"/>
    <w:rsid w:val="008021B9"/>
    <w:rsid w:val="00804035"/>
    <w:rsid w:val="00804295"/>
    <w:rsid w:val="0082444E"/>
    <w:rsid w:val="0084287E"/>
    <w:rsid w:val="00842EA0"/>
    <w:rsid w:val="00845621"/>
    <w:rsid w:val="008567B6"/>
    <w:rsid w:val="0086792B"/>
    <w:rsid w:val="00877643"/>
    <w:rsid w:val="00877989"/>
    <w:rsid w:val="00895897"/>
    <w:rsid w:val="008A2E0E"/>
    <w:rsid w:val="008A4431"/>
    <w:rsid w:val="008B6478"/>
    <w:rsid w:val="008D1C9C"/>
    <w:rsid w:val="008E447B"/>
    <w:rsid w:val="008E45DB"/>
    <w:rsid w:val="008E4ADE"/>
    <w:rsid w:val="008E4D1E"/>
    <w:rsid w:val="008F31AE"/>
    <w:rsid w:val="009044DD"/>
    <w:rsid w:val="00912B7E"/>
    <w:rsid w:val="0091347F"/>
    <w:rsid w:val="0092685B"/>
    <w:rsid w:val="00941752"/>
    <w:rsid w:val="0094294C"/>
    <w:rsid w:val="00944985"/>
    <w:rsid w:val="00945995"/>
    <w:rsid w:val="009459D9"/>
    <w:rsid w:val="00955646"/>
    <w:rsid w:val="0096382B"/>
    <w:rsid w:val="00964179"/>
    <w:rsid w:val="009805DC"/>
    <w:rsid w:val="00983420"/>
    <w:rsid w:val="009835B0"/>
    <w:rsid w:val="00983882"/>
    <w:rsid w:val="009B18C9"/>
    <w:rsid w:val="009B3082"/>
    <w:rsid w:val="009C13D5"/>
    <w:rsid w:val="009D1A14"/>
    <w:rsid w:val="009D30B6"/>
    <w:rsid w:val="009E6C75"/>
    <w:rsid w:val="00A0263D"/>
    <w:rsid w:val="00A02656"/>
    <w:rsid w:val="00A05014"/>
    <w:rsid w:val="00A174BB"/>
    <w:rsid w:val="00A25EAE"/>
    <w:rsid w:val="00A410A1"/>
    <w:rsid w:val="00A426DD"/>
    <w:rsid w:val="00A458EF"/>
    <w:rsid w:val="00A47390"/>
    <w:rsid w:val="00A609E8"/>
    <w:rsid w:val="00A652BC"/>
    <w:rsid w:val="00A6620A"/>
    <w:rsid w:val="00A726D6"/>
    <w:rsid w:val="00A76AE8"/>
    <w:rsid w:val="00A902DA"/>
    <w:rsid w:val="00A92C5C"/>
    <w:rsid w:val="00AA0CAC"/>
    <w:rsid w:val="00AB5BB1"/>
    <w:rsid w:val="00AC4EC5"/>
    <w:rsid w:val="00AC587E"/>
    <w:rsid w:val="00AE73AE"/>
    <w:rsid w:val="00AF54C6"/>
    <w:rsid w:val="00B21FD9"/>
    <w:rsid w:val="00B2427B"/>
    <w:rsid w:val="00B24865"/>
    <w:rsid w:val="00B26962"/>
    <w:rsid w:val="00B4595D"/>
    <w:rsid w:val="00B65577"/>
    <w:rsid w:val="00B94800"/>
    <w:rsid w:val="00BA54AD"/>
    <w:rsid w:val="00BB688C"/>
    <w:rsid w:val="00BC61E4"/>
    <w:rsid w:val="00BC7803"/>
    <w:rsid w:val="00BD1109"/>
    <w:rsid w:val="00BD15AF"/>
    <w:rsid w:val="00BD3747"/>
    <w:rsid w:val="00BF0781"/>
    <w:rsid w:val="00BF6FE4"/>
    <w:rsid w:val="00C01C03"/>
    <w:rsid w:val="00C1185F"/>
    <w:rsid w:val="00C1360F"/>
    <w:rsid w:val="00C13FAA"/>
    <w:rsid w:val="00C15970"/>
    <w:rsid w:val="00C6040D"/>
    <w:rsid w:val="00C71EAD"/>
    <w:rsid w:val="00C86B1E"/>
    <w:rsid w:val="00CB31FE"/>
    <w:rsid w:val="00CE6ECC"/>
    <w:rsid w:val="00D4197F"/>
    <w:rsid w:val="00D4761E"/>
    <w:rsid w:val="00D550B4"/>
    <w:rsid w:val="00D637AB"/>
    <w:rsid w:val="00D7062A"/>
    <w:rsid w:val="00D80C8F"/>
    <w:rsid w:val="00D95006"/>
    <w:rsid w:val="00DB4FFA"/>
    <w:rsid w:val="00DC1983"/>
    <w:rsid w:val="00DC1A6F"/>
    <w:rsid w:val="00DC5A77"/>
    <w:rsid w:val="00DD0A80"/>
    <w:rsid w:val="00DD0B98"/>
    <w:rsid w:val="00DD1E2C"/>
    <w:rsid w:val="00DD563E"/>
    <w:rsid w:val="00DF2B73"/>
    <w:rsid w:val="00DF480B"/>
    <w:rsid w:val="00DF5A4C"/>
    <w:rsid w:val="00DF7982"/>
    <w:rsid w:val="00E034B5"/>
    <w:rsid w:val="00E03D2B"/>
    <w:rsid w:val="00E04722"/>
    <w:rsid w:val="00E1523B"/>
    <w:rsid w:val="00E21D91"/>
    <w:rsid w:val="00E30E3B"/>
    <w:rsid w:val="00E76977"/>
    <w:rsid w:val="00EA1DC3"/>
    <w:rsid w:val="00EA7A84"/>
    <w:rsid w:val="00EB21E6"/>
    <w:rsid w:val="00EC7DD4"/>
    <w:rsid w:val="00ED0B71"/>
    <w:rsid w:val="00ED49CE"/>
    <w:rsid w:val="00EE0EE4"/>
    <w:rsid w:val="00EE3767"/>
    <w:rsid w:val="00F011E0"/>
    <w:rsid w:val="00F06478"/>
    <w:rsid w:val="00F13624"/>
    <w:rsid w:val="00F171DD"/>
    <w:rsid w:val="00F3116B"/>
    <w:rsid w:val="00F61927"/>
    <w:rsid w:val="00F71DBE"/>
    <w:rsid w:val="00FB43E3"/>
    <w:rsid w:val="00FB5EA4"/>
    <w:rsid w:val="00FB7AC5"/>
    <w:rsid w:val="00FC0237"/>
    <w:rsid w:val="00FC4384"/>
    <w:rsid w:val="00FD2A27"/>
    <w:rsid w:val="00FE003C"/>
    <w:rsid w:val="00FF181A"/>
    <w:rsid w:val="00FF2320"/>
    <w:rsid w:val="00FF26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colormenu v:ext="edit"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944985"/>
    <w:pPr>
      <w:spacing w:after="200" w:line="276" w:lineRule="auto"/>
    </w:pPr>
    <w:rPr>
      <w:noProof/>
      <w:sz w:val="22"/>
      <w:szCs w:val="22"/>
    </w:rPr>
  </w:style>
  <w:style w:type="paragraph" w:styleId="Heading1">
    <w:name w:val="heading 1"/>
    <w:next w:val="Body"/>
    <w:qFormat/>
    <w:rsid w:val="00944985"/>
    <w:pPr>
      <w:keepNext/>
      <w:outlineLvl w:val="0"/>
    </w:pPr>
    <w:rPr>
      <w:rFonts w:ascii="Garamond Premr Pro Smbd" w:eastAsia="ヒラギノ角ゴ Pro W3" w:hAnsi="Garamond Premr Pro Smbd"/>
      <w:noProof/>
      <w:color w:val="000000"/>
      <w:sz w:val="36"/>
    </w:rPr>
  </w:style>
  <w:style w:type="paragraph" w:styleId="Heading3">
    <w:name w:val="heading 3"/>
    <w:basedOn w:val="Normal"/>
    <w:next w:val="Normal"/>
    <w:qFormat/>
    <w:rsid w:val="00944985"/>
    <w:pPr>
      <w:keepNext/>
      <w:keepLines/>
      <w:spacing w:before="200" w:after="0"/>
      <w:outlineLvl w:val="2"/>
    </w:pPr>
    <w:rPr>
      <w:rFonts w:ascii="Calibri" w:eastAsia="Times New Roman" w:hAnsi="Calibri"/>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sid w:val="00944985"/>
    <w:rPr>
      <w:rFonts w:ascii="Garamond Premr Pro Smbd" w:eastAsia="ヒラギノ角ゴ Pro W3" w:hAnsi="Garamond Premr Pro Smbd"/>
      <w:color w:val="000000"/>
      <w:sz w:val="36"/>
      <w:lang w:val="en-US" w:eastAsia="en-US" w:bidi="ar-SA"/>
    </w:rPr>
  </w:style>
  <w:style w:type="character" w:styleId="CommentReference">
    <w:name w:val="annotation reference"/>
    <w:uiPriority w:val="99"/>
    <w:semiHidden/>
    <w:unhideWhenUsed/>
    <w:rsid w:val="00944985"/>
    <w:rPr>
      <w:sz w:val="16"/>
      <w:szCs w:val="16"/>
    </w:rPr>
  </w:style>
  <w:style w:type="paragraph" w:styleId="CommentText">
    <w:name w:val="annotation text"/>
    <w:basedOn w:val="Normal"/>
    <w:uiPriority w:val="99"/>
    <w:semiHidden/>
    <w:unhideWhenUsed/>
    <w:rsid w:val="00944985"/>
    <w:pPr>
      <w:spacing w:line="240" w:lineRule="auto"/>
    </w:pPr>
    <w:rPr>
      <w:sz w:val="20"/>
      <w:szCs w:val="20"/>
    </w:rPr>
  </w:style>
  <w:style w:type="character" w:customStyle="1" w:styleId="CommentTextChar">
    <w:name w:val="Comment Text Char"/>
    <w:uiPriority w:val="99"/>
    <w:semiHidden/>
    <w:rsid w:val="00944985"/>
    <w:rPr>
      <w:sz w:val="20"/>
      <w:szCs w:val="20"/>
    </w:rPr>
  </w:style>
  <w:style w:type="paragraph" w:styleId="BalloonText">
    <w:name w:val="Balloon Text"/>
    <w:basedOn w:val="Normal"/>
    <w:semiHidden/>
    <w:unhideWhenUsed/>
    <w:rsid w:val="00944985"/>
    <w:pPr>
      <w:spacing w:after="0" w:line="240" w:lineRule="auto"/>
    </w:pPr>
    <w:rPr>
      <w:rFonts w:ascii="Tahoma" w:hAnsi="Tahoma" w:cs="Tahoma"/>
      <w:sz w:val="16"/>
      <w:szCs w:val="16"/>
    </w:rPr>
  </w:style>
  <w:style w:type="character" w:customStyle="1" w:styleId="BalloonTextChar">
    <w:name w:val="Balloon Text Char"/>
    <w:semiHidden/>
    <w:rsid w:val="00944985"/>
    <w:rPr>
      <w:rFonts w:ascii="Tahoma" w:hAnsi="Tahoma" w:cs="Tahoma"/>
      <w:sz w:val="16"/>
      <w:szCs w:val="16"/>
    </w:rPr>
  </w:style>
  <w:style w:type="paragraph" w:styleId="BodyText">
    <w:name w:val="Body Text"/>
    <w:basedOn w:val="Normal"/>
    <w:rsid w:val="00944985"/>
    <w:pPr>
      <w:spacing w:after="120" w:line="240" w:lineRule="auto"/>
    </w:pPr>
    <w:rPr>
      <w:rFonts w:ascii="Georgia" w:eastAsia="Times New Roman" w:hAnsi="Georgia"/>
      <w:szCs w:val="24"/>
    </w:rPr>
  </w:style>
  <w:style w:type="character" w:customStyle="1" w:styleId="BodyTextChar">
    <w:name w:val="Body Text Char"/>
    <w:rsid w:val="00944985"/>
    <w:rPr>
      <w:rFonts w:ascii="Georgia" w:eastAsia="Times New Roman" w:hAnsi="Georgia" w:cs="Times New Roman"/>
      <w:sz w:val="22"/>
    </w:rPr>
  </w:style>
  <w:style w:type="character" w:styleId="Emphasis">
    <w:name w:val="Emphasis"/>
    <w:uiPriority w:val="20"/>
    <w:qFormat/>
    <w:rsid w:val="00944985"/>
    <w:rPr>
      <w:i/>
    </w:rPr>
  </w:style>
  <w:style w:type="paragraph" w:styleId="ListParagraph">
    <w:name w:val="List Paragraph"/>
    <w:basedOn w:val="Normal"/>
    <w:qFormat/>
    <w:rsid w:val="00944985"/>
    <w:pPr>
      <w:ind w:left="720"/>
      <w:contextualSpacing/>
    </w:pPr>
  </w:style>
  <w:style w:type="paragraph" w:styleId="CommentSubject">
    <w:name w:val="annotation subject"/>
    <w:basedOn w:val="CommentText"/>
    <w:next w:val="CommentText"/>
    <w:semiHidden/>
    <w:unhideWhenUsed/>
    <w:rsid w:val="00944985"/>
    <w:rPr>
      <w:b/>
      <w:bCs/>
    </w:rPr>
  </w:style>
  <w:style w:type="character" w:customStyle="1" w:styleId="CommentSubjectChar">
    <w:name w:val="Comment Subject Char"/>
    <w:semiHidden/>
    <w:rsid w:val="00944985"/>
    <w:rPr>
      <w:b/>
      <w:bCs/>
      <w:sz w:val="20"/>
      <w:szCs w:val="20"/>
    </w:rPr>
  </w:style>
  <w:style w:type="paragraph" w:customStyle="1" w:styleId="Body">
    <w:name w:val="Body"/>
    <w:rsid w:val="00944985"/>
    <w:pPr>
      <w:spacing w:after="240"/>
    </w:pPr>
    <w:rPr>
      <w:rFonts w:ascii="Optima" w:eastAsia="ヒラギノ角ゴ Pro W3" w:hAnsi="Optima"/>
      <w:noProof/>
      <w:color w:val="000000"/>
    </w:rPr>
  </w:style>
  <w:style w:type="paragraph" w:styleId="Caption">
    <w:name w:val="caption"/>
    <w:basedOn w:val="Normal"/>
    <w:next w:val="Normal"/>
    <w:qFormat/>
    <w:rsid w:val="00944985"/>
    <w:pPr>
      <w:spacing w:line="240" w:lineRule="auto"/>
    </w:pPr>
    <w:rPr>
      <w:b/>
      <w:bCs/>
      <w:color w:val="4F81BD"/>
      <w:sz w:val="18"/>
      <w:szCs w:val="18"/>
    </w:rPr>
  </w:style>
  <w:style w:type="character" w:styleId="Hyperlink">
    <w:name w:val="Hyperlink"/>
    <w:unhideWhenUsed/>
    <w:rsid w:val="00944985"/>
    <w:rPr>
      <w:color w:val="0000FF"/>
      <w:u w:val="single"/>
    </w:rPr>
  </w:style>
  <w:style w:type="character" w:customStyle="1" w:styleId="src">
    <w:name w:val="src"/>
    <w:basedOn w:val="DefaultParagraphFont"/>
    <w:rsid w:val="00944985"/>
  </w:style>
  <w:style w:type="character" w:customStyle="1" w:styleId="jrnl">
    <w:name w:val="jrnl"/>
    <w:basedOn w:val="DefaultParagraphFont"/>
    <w:rsid w:val="00944985"/>
  </w:style>
  <w:style w:type="character" w:customStyle="1" w:styleId="rprtid">
    <w:name w:val="rprtid"/>
    <w:basedOn w:val="DefaultParagraphFont"/>
    <w:rsid w:val="00944985"/>
  </w:style>
  <w:style w:type="paragraph" w:customStyle="1" w:styleId="citation">
    <w:name w:val="citation"/>
    <w:basedOn w:val="Normal"/>
    <w:rsid w:val="00944985"/>
    <w:pPr>
      <w:spacing w:before="100" w:beforeAutospacing="1" w:after="100" w:afterAutospacing="1" w:line="240" w:lineRule="auto"/>
    </w:pPr>
    <w:rPr>
      <w:rFonts w:ascii="Times New Roman" w:eastAsia="Times New Roman" w:hAnsi="Times New Roman"/>
      <w:sz w:val="24"/>
      <w:szCs w:val="24"/>
    </w:rPr>
  </w:style>
  <w:style w:type="paragraph" w:customStyle="1" w:styleId="authlist">
    <w:name w:val="auth_list"/>
    <w:basedOn w:val="Normal"/>
    <w:rsid w:val="00944985"/>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rsid w:val="00944985"/>
    <w:rPr>
      <w:noProof/>
      <w:sz w:val="22"/>
      <w:szCs w:val="22"/>
    </w:rPr>
  </w:style>
  <w:style w:type="character" w:customStyle="1" w:styleId="pmid">
    <w:name w:val="pmid"/>
    <w:basedOn w:val="DefaultParagraphFont"/>
    <w:rsid w:val="00944985"/>
  </w:style>
  <w:style w:type="character" w:styleId="Strong">
    <w:name w:val="Strong"/>
    <w:qFormat/>
    <w:rsid w:val="00944985"/>
    <w:rPr>
      <w:b/>
      <w:bCs/>
    </w:rPr>
  </w:style>
  <w:style w:type="character" w:customStyle="1" w:styleId="Heading3Char">
    <w:name w:val="Heading 3 Char"/>
    <w:rsid w:val="00944985"/>
    <w:rPr>
      <w:rFonts w:ascii="Calibri" w:eastAsia="Times New Roman" w:hAnsi="Calibri" w:cs="Times New Roman"/>
      <w:b/>
      <w:bCs/>
      <w:color w:val="4F81BD"/>
      <w:sz w:val="22"/>
      <w:szCs w:val="22"/>
    </w:rPr>
  </w:style>
  <w:style w:type="paragraph" w:styleId="Header">
    <w:name w:val="header"/>
    <w:basedOn w:val="Normal"/>
    <w:rsid w:val="00944985"/>
    <w:pPr>
      <w:tabs>
        <w:tab w:val="center" w:pos="4320"/>
        <w:tab w:val="right" w:pos="8640"/>
      </w:tabs>
      <w:spacing w:after="0" w:line="240" w:lineRule="auto"/>
    </w:pPr>
  </w:style>
  <w:style w:type="character" w:customStyle="1" w:styleId="HeaderChar">
    <w:name w:val="Header Char"/>
    <w:rsid w:val="00944985"/>
    <w:rPr>
      <w:sz w:val="22"/>
      <w:szCs w:val="22"/>
    </w:rPr>
  </w:style>
  <w:style w:type="paragraph" w:styleId="Footer">
    <w:name w:val="footer"/>
    <w:basedOn w:val="Normal"/>
    <w:rsid w:val="00944985"/>
    <w:pPr>
      <w:tabs>
        <w:tab w:val="center" w:pos="4320"/>
        <w:tab w:val="right" w:pos="8640"/>
      </w:tabs>
      <w:spacing w:after="0" w:line="240" w:lineRule="auto"/>
    </w:pPr>
  </w:style>
  <w:style w:type="character" w:customStyle="1" w:styleId="FooterChar">
    <w:name w:val="Footer Char"/>
    <w:rsid w:val="00944985"/>
    <w:rPr>
      <w:sz w:val="22"/>
      <w:szCs w:val="22"/>
    </w:rPr>
  </w:style>
  <w:style w:type="character" w:customStyle="1" w:styleId="slug-doi">
    <w:name w:val="slug-doi"/>
    <w:basedOn w:val="DefaultParagraphFont"/>
    <w:rsid w:val="00941752"/>
  </w:style>
  <w:style w:type="character" w:customStyle="1" w:styleId="slug-ahead-of-print-date">
    <w:name w:val="slug-ahead-of-print-date"/>
    <w:basedOn w:val="DefaultParagraphFont"/>
    <w:rsid w:val="0094175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23176314">
      <w:bodyDiv w:val="1"/>
      <w:marLeft w:val="0"/>
      <w:marRight w:val="0"/>
      <w:marTop w:val="0"/>
      <w:marBottom w:val="0"/>
      <w:divBdr>
        <w:top w:val="none" w:sz="0" w:space="0" w:color="auto"/>
        <w:left w:val="none" w:sz="0" w:space="0" w:color="auto"/>
        <w:bottom w:val="none" w:sz="0" w:space="0" w:color="auto"/>
        <w:right w:val="none" w:sz="0" w:space="0" w:color="auto"/>
      </w:divBdr>
      <w:divsChild>
        <w:div w:id="1455832009">
          <w:marLeft w:val="0"/>
          <w:marRight w:val="0"/>
          <w:marTop w:val="100"/>
          <w:marBottom w:val="100"/>
          <w:divBdr>
            <w:top w:val="none" w:sz="0" w:space="0" w:color="auto"/>
            <w:left w:val="none" w:sz="0" w:space="0" w:color="auto"/>
            <w:bottom w:val="none" w:sz="0" w:space="0" w:color="auto"/>
            <w:right w:val="none" w:sz="0" w:space="0" w:color="auto"/>
          </w:divBdr>
          <w:divsChild>
            <w:div w:id="490295093">
              <w:marLeft w:val="0"/>
              <w:marRight w:val="0"/>
              <w:marTop w:val="0"/>
              <w:marBottom w:val="0"/>
              <w:divBdr>
                <w:top w:val="none" w:sz="0" w:space="0" w:color="auto"/>
                <w:left w:val="none" w:sz="0" w:space="0" w:color="auto"/>
                <w:bottom w:val="none" w:sz="0" w:space="0" w:color="auto"/>
                <w:right w:val="none" w:sz="0" w:space="0" w:color="auto"/>
              </w:divBdr>
              <w:divsChild>
                <w:div w:id="1867448754">
                  <w:marLeft w:val="0"/>
                  <w:marRight w:val="0"/>
                  <w:marTop w:val="240"/>
                  <w:marBottom w:val="0"/>
                  <w:divBdr>
                    <w:top w:val="none" w:sz="0" w:space="0" w:color="auto"/>
                    <w:left w:val="none" w:sz="0" w:space="0" w:color="auto"/>
                    <w:bottom w:val="none" w:sz="0" w:space="0" w:color="auto"/>
                    <w:right w:val="single" w:sz="4" w:space="0" w:color="DBDBDB"/>
                  </w:divBdr>
                  <w:divsChild>
                    <w:div w:id="596719896">
                      <w:marLeft w:val="0"/>
                      <w:marRight w:val="0"/>
                      <w:marTop w:val="0"/>
                      <w:marBottom w:val="0"/>
                      <w:divBdr>
                        <w:top w:val="none" w:sz="0" w:space="0" w:color="auto"/>
                        <w:left w:val="single" w:sz="4" w:space="0" w:color="D5DABA"/>
                        <w:bottom w:val="none" w:sz="0" w:space="0" w:color="auto"/>
                        <w:right w:val="none" w:sz="0" w:space="0" w:color="auto"/>
                      </w:divBdr>
                      <w:divsChild>
                        <w:div w:id="268128199">
                          <w:marLeft w:val="-12"/>
                          <w:marRight w:val="0"/>
                          <w:marTop w:val="0"/>
                          <w:marBottom w:val="0"/>
                          <w:divBdr>
                            <w:top w:val="none" w:sz="0" w:space="0" w:color="auto"/>
                            <w:left w:val="single" w:sz="4" w:space="0" w:color="FFFFFF"/>
                            <w:bottom w:val="none" w:sz="0" w:space="0" w:color="auto"/>
                            <w:right w:val="single" w:sz="4" w:space="0" w:color="EEEEEE"/>
                          </w:divBdr>
                        </w:div>
                      </w:divsChild>
                    </w:div>
                  </w:divsChild>
                </w:div>
              </w:divsChild>
            </w:div>
          </w:divsChild>
        </w:div>
      </w:divsChild>
    </w:div>
    <w:div w:id="169792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13744</Words>
  <Characters>80133</Characters>
  <Application>Microsoft Office Word</Application>
  <DocSecurity>0</DocSecurity>
  <Lines>1082</Lines>
  <Paragraphs>305</Paragraphs>
  <ScaleCrop>false</ScaleCrop>
  <HeadingPairs>
    <vt:vector size="2" baseType="variant">
      <vt:variant>
        <vt:lpstr>Title</vt:lpstr>
      </vt:variant>
      <vt:variant>
        <vt:i4>1</vt:i4>
      </vt:variant>
    </vt:vector>
  </HeadingPairs>
  <TitlesOfParts>
    <vt:vector size="1" baseType="lpstr">
      <vt:lpstr>Title:  (IPGA) (IPGA) Gramene: Exploring Function Through Comparative Genomics and Network Analysis</vt:lpstr>
    </vt:vector>
  </TitlesOfParts>
  <Company>Cold Spring Harbor Labs</Company>
  <LinksUpToDate>false</LinksUpToDate>
  <CharactersWithSpaces>93572</CharactersWithSpaces>
  <SharedDoc>false</SharedDoc>
  <HLinks>
    <vt:vector size="192" baseType="variant">
      <vt:variant>
        <vt:i4>4849788</vt:i4>
      </vt:variant>
      <vt:variant>
        <vt:i4>423</vt:i4>
      </vt:variant>
      <vt:variant>
        <vt:i4>0</vt:i4>
      </vt:variant>
      <vt:variant>
        <vt:i4>5</vt:i4>
      </vt:variant>
      <vt:variant>
        <vt:lpwstr>http://www.sgn.cornell.edu/documents/solanaceae-project/docs/tomato-standards.pdf</vt:lpwstr>
      </vt:variant>
      <vt:variant>
        <vt:lpwstr/>
      </vt:variant>
      <vt:variant>
        <vt:i4>4128829</vt:i4>
      </vt:variant>
      <vt:variant>
        <vt:i4>420</vt:i4>
      </vt:variant>
      <vt:variant>
        <vt:i4>0</vt:i4>
      </vt:variant>
      <vt:variant>
        <vt:i4>5</vt:i4>
      </vt:variant>
      <vt:variant>
        <vt:lpwstr>http://couchdb.org</vt:lpwstr>
      </vt:variant>
      <vt:variant>
        <vt:lpwstr/>
      </vt:variant>
      <vt:variant>
        <vt:i4>2949177</vt:i4>
      </vt:variant>
      <vt:variant>
        <vt:i4>417</vt:i4>
      </vt:variant>
      <vt:variant>
        <vt:i4>0</vt:i4>
      </vt:variant>
      <vt:variant>
        <vt:i4>5</vt:i4>
      </vt:variant>
      <vt:variant>
        <vt:lpwstr>http://mongodb.org</vt:lpwstr>
      </vt:variant>
      <vt:variant>
        <vt:lpwstr/>
      </vt:variant>
      <vt:variant>
        <vt:i4>2424957</vt:i4>
      </vt:variant>
      <vt:variant>
        <vt:i4>406</vt:i4>
      </vt:variant>
      <vt:variant>
        <vt:i4>0</vt:i4>
      </vt:variant>
      <vt:variant>
        <vt:i4>5</vt:i4>
      </vt:variant>
      <vt:variant>
        <vt:lpwstr>http://www.gramene.org</vt:lpwstr>
      </vt:variant>
      <vt:variant>
        <vt:lpwstr/>
      </vt:variant>
      <vt:variant>
        <vt:i4>4128829</vt:i4>
      </vt:variant>
      <vt:variant>
        <vt:i4>402</vt:i4>
      </vt:variant>
      <vt:variant>
        <vt:i4>0</vt:i4>
      </vt:variant>
      <vt:variant>
        <vt:i4>5</vt:i4>
      </vt:variant>
      <vt:variant>
        <vt:lpwstr>http://couchdb.org</vt:lpwstr>
      </vt:variant>
      <vt:variant>
        <vt:lpwstr/>
      </vt:variant>
      <vt:variant>
        <vt:i4>2949177</vt:i4>
      </vt:variant>
      <vt:variant>
        <vt:i4>399</vt:i4>
      </vt:variant>
      <vt:variant>
        <vt:i4>0</vt:i4>
      </vt:variant>
      <vt:variant>
        <vt:i4>5</vt:i4>
      </vt:variant>
      <vt:variant>
        <vt:lpwstr>http://mongodb.org</vt:lpwstr>
      </vt:variant>
      <vt:variant>
        <vt:lpwstr/>
      </vt:variant>
      <vt:variant>
        <vt:i4>7274526</vt:i4>
      </vt:variant>
      <vt:variant>
        <vt:i4>270</vt:i4>
      </vt:variant>
      <vt:variant>
        <vt:i4>0</vt:i4>
      </vt:variant>
      <vt:variant>
        <vt:i4>5</vt:i4>
      </vt:variant>
      <vt:variant>
        <vt:lpwstr>http://rice.genomics.org.cn</vt:lpwstr>
      </vt:variant>
      <vt:variant>
        <vt:lpwstr/>
      </vt:variant>
      <vt:variant>
        <vt:i4>327701</vt:i4>
      </vt:variant>
      <vt:variant>
        <vt:i4>264</vt:i4>
      </vt:variant>
      <vt:variant>
        <vt:i4>0</vt:i4>
      </vt:variant>
      <vt:variant>
        <vt:i4>5</vt:i4>
      </vt:variant>
      <vt:variant>
        <vt:lpwstr>http://rice.plantbiology.msu.edu</vt:lpwstr>
      </vt:variant>
      <vt:variant>
        <vt:lpwstr/>
      </vt:variant>
      <vt:variant>
        <vt:i4>1245277</vt:i4>
      </vt:variant>
      <vt:variant>
        <vt:i4>256</vt:i4>
      </vt:variant>
      <vt:variant>
        <vt:i4>0</vt:i4>
      </vt:variant>
      <vt:variant>
        <vt:i4>5</vt:i4>
      </vt:variant>
      <vt:variant>
        <vt:lpwstr>http://rapdb.dna.affrc.go.jp</vt:lpwstr>
      </vt:variant>
      <vt:variant>
        <vt:lpwstr/>
      </vt:variant>
      <vt:variant>
        <vt:i4>5505144</vt:i4>
      </vt:variant>
      <vt:variant>
        <vt:i4>253</vt:i4>
      </vt:variant>
      <vt:variant>
        <vt:i4>0</vt:i4>
      </vt:variant>
      <vt:variant>
        <vt:i4>5</vt:i4>
      </vt:variant>
      <vt:variant>
        <vt:lpwstr>http://atensembl.arabidopsis.info</vt:lpwstr>
      </vt:variant>
      <vt:variant>
        <vt:lpwstr/>
      </vt:variant>
      <vt:variant>
        <vt:i4>2424929</vt:i4>
      </vt:variant>
      <vt:variant>
        <vt:i4>247</vt:i4>
      </vt:variant>
      <vt:variant>
        <vt:i4>0</vt:i4>
      </vt:variant>
      <vt:variant>
        <vt:i4>5</vt:i4>
      </vt:variant>
      <vt:variant>
        <vt:lpwstr>http://www.arabidopsis.org</vt:lpwstr>
      </vt:variant>
      <vt:variant>
        <vt:lpwstr/>
      </vt:variant>
      <vt:variant>
        <vt:i4>3604482</vt:i4>
      </vt:variant>
      <vt:variant>
        <vt:i4>241</vt:i4>
      </vt:variant>
      <vt:variant>
        <vt:i4>0</vt:i4>
      </vt:variant>
      <vt:variant>
        <vt:i4>5</vt:i4>
      </vt:variant>
      <vt:variant>
        <vt:lpwstr>http://www.wikigenes.org/?wpc=5</vt:lpwstr>
      </vt:variant>
      <vt:variant>
        <vt:lpwstr/>
      </vt:variant>
      <vt:variant>
        <vt:i4>3735677</vt:i4>
      </vt:variant>
      <vt:variant>
        <vt:i4>235</vt:i4>
      </vt:variant>
      <vt:variant>
        <vt:i4>0</vt:i4>
      </vt:variant>
      <vt:variant>
        <vt:i4>5</vt:i4>
      </vt:variant>
      <vt:variant>
        <vt:lpwstr>http://www.uniprot.org</vt:lpwstr>
      </vt:variant>
      <vt:variant>
        <vt:lpwstr/>
      </vt:variant>
      <vt:variant>
        <vt:i4>2818130</vt:i4>
      </vt:variant>
      <vt:variant>
        <vt:i4>227</vt:i4>
      </vt:variant>
      <vt:variant>
        <vt:i4>0</vt:i4>
      </vt:variant>
      <vt:variant>
        <vt:i4>5</vt:i4>
      </vt:variant>
      <vt:variant>
        <vt:lpwstr>http://www.ncbi.nlm.nih.gov/unigene</vt:lpwstr>
      </vt:variant>
      <vt:variant>
        <vt:lpwstr/>
      </vt:variant>
      <vt:variant>
        <vt:i4>6684748</vt:i4>
      </vt:variant>
      <vt:variant>
        <vt:i4>221</vt:i4>
      </vt:variant>
      <vt:variant>
        <vt:i4>0</vt:i4>
      </vt:variant>
      <vt:variant>
        <vt:i4>5</vt:i4>
      </vt:variant>
      <vt:variant>
        <vt:lpwstr>http://compbio.dfci.harvard.edu/tgi</vt:lpwstr>
      </vt:variant>
      <vt:variant>
        <vt:lpwstr/>
      </vt:variant>
      <vt:variant>
        <vt:i4>2818111</vt:i4>
      </vt:variant>
      <vt:variant>
        <vt:i4>215</vt:i4>
      </vt:variant>
      <vt:variant>
        <vt:i4>0</vt:i4>
      </vt:variant>
      <vt:variant>
        <vt:i4>5</vt:i4>
      </vt:variant>
      <vt:variant>
        <vt:lpwstr>http://www.ncbi.nlm.nih.gov/RefSeq</vt:lpwstr>
      </vt:variant>
      <vt:variant>
        <vt:lpwstr/>
      </vt:variant>
      <vt:variant>
        <vt:i4>6750254</vt:i4>
      </vt:variant>
      <vt:variant>
        <vt:i4>209</vt:i4>
      </vt:variant>
      <vt:variant>
        <vt:i4>0</vt:i4>
      </vt:variant>
      <vt:variant>
        <vt:i4>5</vt:i4>
      </vt:variant>
      <vt:variant>
        <vt:lpwstr>http://www.plantgdb.org/prj/ESTCluster</vt:lpwstr>
      </vt:variant>
      <vt:variant>
        <vt:lpwstr/>
      </vt:variant>
      <vt:variant>
        <vt:i4>5242906</vt:i4>
      </vt:variant>
      <vt:variant>
        <vt:i4>203</vt:i4>
      </vt:variant>
      <vt:variant>
        <vt:i4>0</vt:i4>
      </vt:variant>
      <vt:variant>
        <vt:i4>5</vt:i4>
      </vt:variant>
      <vt:variant>
        <vt:lpwstr>http://www.ncbi.nlm.nih.gov/sites/entrez?db=gene</vt:lpwstr>
      </vt:variant>
      <vt:variant>
        <vt:lpwstr/>
      </vt:variant>
      <vt:variant>
        <vt:i4>6357064</vt:i4>
      </vt:variant>
      <vt:variant>
        <vt:i4>173</vt:i4>
      </vt:variant>
      <vt:variant>
        <vt:i4>0</vt:i4>
      </vt:variant>
      <vt:variant>
        <vt:i4>5</vt:i4>
      </vt:variant>
      <vt:variant>
        <vt:lpwstr>http://www.russell.embl.de/cgi-bin/coils-svr.pl</vt:lpwstr>
      </vt:variant>
      <vt:variant>
        <vt:lpwstr/>
      </vt:variant>
      <vt:variant>
        <vt:i4>1966129</vt:i4>
      </vt:variant>
      <vt:variant>
        <vt:i4>170</vt:i4>
      </vt:variant>
      <vt:variant>
        <vt:i4>0</vt:i4>
      </vt:variant>
      <vt:variant>
        <vt:i4>5</vt:i4>
      </vt:variant>
      <vt:variant>
        <vt:lpwstr>http://www.ebi.ac.uk/interpro</vt:lpwstr>
      </vt:variant>
      <vt:variant>
        <vt:lpwstr/>
      </vt:variant>
      <vt:variant>
        <vt:i4>131147</vt:i4>
      </vt:variant>
      <vt:variant>
        <vt:i4>164</vt:i4>
      </vt:variant>
      <vt:variant>
        <vt:i4>0</vt:i4>
      </vt:variant>
      <vt:variant>
        <vt:i4>5</vt:i4>
      </vt:variant>
      <vt:variant>
        <vt:lpwstr>http://www.jcvi.org/cms/research/projects/tigrfams/overview/</vt:lpwstr>
      </vt:variant>
      <vt:variant>
        <vt:lpwstr/>
      </vt:variant>
      <vt:variant>
        <vt:i4>8323103</vt:i4>
      </vt:variant>
      <vt:variant>
        <vt:i4>158</vt:i4>
      </vt:variant>
      <vt:variant>
        <vt:i4>0</vt:i4>
      </vt:variant>
      <vt:variant>
        <vt:i4>5</vt:i4>
      </vt:variant>
      <vt:variant>
        <vt:lpwstr>http://supfam.cs.bris.ac.uk/SUPERFAMILY</vt:lpwstr>
      </vt:variant>
      <vt:variant>
        <vt:lpwstr/>
      </vt:variant>
      <vt:variant>
        <vt:i4>4390918</vt:i4>
      </vt:variant>
      <vt:variant>
        <vt:i4>152</vt:i4>
      </vt:variant>
      <vt:variant>
        <vt:i4>0</vt:i4>
      </vt:variant>
      <vt:variant>
        <vt:i4>5</vt:i4>
      </vt:variant>
      <vt:variant>
        <vt:lpwstr>http://smart.embl-heidelberg.de/</vt:lpwstr>
      </vt:variant>
      <vt:variant>
        <vt:lpwstr/>
      </vt:variant>
      <vt:variant>
        <vt:i4>262226</vt:i4>
      </vt:variant>
      <vt:variant>
        <vt:i4>144</vt:i4>
      </vt:variant>
      <vt:variant>
        <vt:i4>0</vt:i4>
      </vt:variant>
      <vt:variant>
        <vt:i4>5</vt:i4>
      </vt:variant>
      <vt:variant>
        <vt:lpwstr>http://www.expasy.ch/prosite/prosite_details.html</vt:lpwstr>
      </vt:variant>
      <vt:variant>
        <vt:lpwstr/>
      </vt:variant>
      <vt:variant>
        <vt:i4>4456555</vt:i4>
      </vt:variant>
      <vt:variant>
        <vt:i4>136</vt:i4>
      </vt:variant>
      <vt:variant>
        <vt:i4>0</vt:i4>
      </vt:variant>
      <vt:variant>
        <vt:i4>5</vt:i4>
      </vt:variant>
      <vt:variant>
        <vt:lpwstr>http://www.bioinf.manchester.ac.uk/dbbrowser/PRINTS/index.php</vt:lpwstr>
      </vt:variant>
      <vt:variant>
        <vt:lpwstr/>
      </vt:variant>
      <vt:variant>
        <vt:i4>3932187</vt:i4>
      </vt:variant>
      <vt:variant>
        <vt:i4>130</vt:i4>
      </vt:variant>
      <vt:variant>
        <vt:i4>0</vt:i4>
      </vt:variant>
      <vt:variant>
        <vt:i4>5</vt:i4>
      </vt:variant>
      <vt:variant>
        <vt:lpwstr>http://pir.georgetown.edu/pirwww/dbinfo/pirsf.shtml</vt:lpwstr>
      </vt:variant>
      <vt:variant>
        <vt:lpwstr/>
      </vt:variant>
      <vt:variant>
        <vt:i4>4456514</vt:i4>
      </vt:variant>
      <vt:variant>
        <vt:i4>122</vt:i4>
      </vt:variant>
      <vt:variant>
        <vt:i4>0</vt:i4>
      </vt:variant>
      <vt:variant>
        <vt:i4>5</vt:i4>
      </vt:variant>
      <vt:variant>
        <vt:lpwstr>http://pfam.sanger.ac.uk</vt:lpwstr>
      </vt:variant>
      <vt:variant>
        <vt:lpwstr/>
      </vt:variant>
      <vt:variant>
        <vt:i4>6553616</vt:i4>
      </vt:variant>
      <vt:variant>
        <vt:i4>116</vt:i4>
      </vt:variant>
      <vt:variant>
        <vt:i4>0</vt:i4>
      </vt:variant>
      <vt:variant>
        <vt:i4>5</vt:i4>
      </vt:variant>
      <vt:variant>
        <vt:lpwstr>http://www.ebi.ac.uk/Tools/InterProScan</vt:lpwstr>
      </vt:variant>
      <vt:variant>
        <vt:lpwstr/>
      </vt:variant>
      <vt:variant>
        <vt:i4>5832762</vt:i4>
      </vt:variant>
      <vt:variant>
        <vt:i4>52</vt:i4>
      </vt:variant>
      <vt:variant>
        <vt:i4>0</vt:i4>
      </vt:variant>
      <vt:variant>
        <vt:i4>5</vt:i4>
      </vt:variant>
      <vt:variant>
        <vt:lpwstr>http://www.maizesequence.org)</vt:lpwstr>
      </vt:variant>
      <vt:variant>
        <vt:lpwstr/>
      </vt:variant>
      <vt:variant>
        <vt:i4>1114163</vt:i4>
      </vt:variant>
      <vt:variant>
        <vt:i4>-1</vt:i4>
      </vt:variant>
      <vt:variant>
        <vt:i4>1063</vt:i4>
      </vt:variant>
      <vt:variant>
        <vt:i4>1</vt:i4>
      </vt:variant>
      <vt:variant>
        <vt:lpwstr>gene-tree</vt:lpwstr>
      </vt:variant>
      <vt:variant>
        <vt:lpwstr/>
      </vt:variant>
      <vt:variant>
        <vt:i4>3080288</vt:i4>
      </vt:variant>
      <vt:variant>
        <vt:i4>-1</vt:i4>
      </vt:variant>
      <vt:variant>
        <vt:i4>1064</vt:i4>
      </vt:variant>
      <vt:variant>
        <vt:i4>1</vt:i4>
      </vt:variant>
      <vt:variant>
        <vt:lpwstr>sorghum-1-vs-rice-3-10</vt:lpwstr>
      </vt:variant>
      <vt:variant>
        <vt:lpwstr/>
      </vt:variant>
      <vt:variant>
        <vt:i4>3080233</vt:i4>
      </vt:variant>
      <vt:variant>
        <vt:i4>-1</vt:i4>
      </vt:variant>
      <vt:variant>
        <vt:i4>1067</vt:i4>
      </vt:variant>
      <vt:variant>
        <vt:i4>1</vt:i4>
      </vt:variant>
      <vt:variant>
        <vt:lpwstr>figure-2-multi-species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(IPGA) (IPGA) Gramene: Exploring Function Through Comparative Genomics and Network Analysis</dc:title>
  <dc:creator>Josh Stein</dc:creator>
  <cp:lastModifiedBy>Doreen Ware</cp:lastModifiedBy>
  <cp:revision>2</cp:revision>
  <cp:lastPrinted>2011-01-28T13:18:00Z</cp:lastPrinted>
  <dcterms:created xsi:type="dcterms:W3CDTF">2011-01-28T21:22:00Z</dcterms:created>
  <dcterms:modified xsi:type="dcterms:W3CDTF">2011-01-28T21:22:00Z</dcterms:modified>
</cp:coreProperties>
</file>